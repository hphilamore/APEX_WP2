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43A25" w14:textId="61B73E8A" w:rsidR="00836329" w:rsidRPr="00E265AE" w:rsidRDefault="00836329" w:rsidP="00E265AE">
      <w:pPr>
        <w:pStyle w:val="Title"/>
        <w:jc w:val="both"/>
        <w:rPr>
          <w:sz w:val="40"/>
          <w:szCs w:val="40"/>
        </w:rPr>
      </w:pPr>
      <w:r w:rsidRPr="00E265AE">
        <w:rPr>
          <w:sz w:val="40"/>
          <w:szCs w:val="40"/>
        </w:rPr>
        <w:t xml:space="preserve">Balancing sensing </w:t>
      </w:r>
      <w:r w:rsidR="00EC7491">
        <w:rPr>
          <w:sz w:val="40"/>
          <w:szCs w:val="40"/>
        </w:rPr>
        <w:t>linearity</w:t>
      </w:r>
      <w:r w:rsidR="00EC7491">
        <w:rPr>
          <w:rFonts w:hint="eastAsia"/>
          <w:sz w:val="40"/>
          <w:szCs w:val="40"/>
        </w:rPr>
        <w:t xml:space="preserve"> </w:t>
      </w:r>
      <w:r w:rsidRPr="00E265AE">
        <w:rPr>
          <w:sz w:val="40"/>
          <w:szCs w:val="40"/>
        </w:rPr>
        <w:t xml:space="preserve">and </w:t>
      </w:r>
      <w:r w:rsidR="00A937AD" w:rsidRPr="00E265AE">
        <w:rPr>
          <w:sz w:val="40"/>
          <w:szCs w:val="40"/>
        </w:rPr>
        <w:t xml:space="preserve">energy harvesting </w:t>
      </w:r>
      <w:r w:rsidRPr="00E265AE">
        <w:rPr>
          <w:sz w:val="40"/>
          <w:szCs w:val="40"/>
        </w:rPr>
        <w:t>in ceramic microbial fuel cell</w:t>
      </w:r>
      <w:r w:rsidR="00EC7491">
        <w:rPr>
          <w:rFonts w:hint="eastAsia"/>
          <w:sz w:val="40"/>
          <w:szCs w:val="40"/>
        </w:rPr>
        <w:t xml:space="preserve">s: the </w:t>
      </w:r>
      <w:r w:rsidRPr="00E265AE">
        <w:rPr>
          <w:sz w:val="40"/>
          <w:szCs w:val="40"/>
        </w:rPr>
        <w:t>anode architecture and electrical loading</w:t>
      </w:r>
      <w:r w:rsidR="00EC7491">
        <w:rPr>
          <w:rFonts w:hint="eastAsia"/>
          <w:sz w:val="40"/>
          <w:szCs w:val="40"/>
        </w:rPr>
        <w:t xml:space="preserve"> trade-off</w:t>
      </w:r>
    </w:p>
    <w:p w14:paraId="5D6CD4B7" w14:textId="77777777" w:rsidR="00836329" w:rsidRDefault="00836329" w:rsidP="00E265AE">
      <w:pPr>
        <w:jc w:val="both"/>
      </w:pPr>
    </w:p>
    <w:p w14:paraId="4A35DC1F" w14:textId="0D55F010" w:rsidR="00E265AE" w:rsidRDefault="00A937AD" w:rsidP="005D1FCF">
      <w:pPr>
        <w:pStyle w:val="Heading1"/>
        <w:numPr>
          <w:ilvl w:val="0"/>
          <w:numId w:val="16"/>
        </w:numPr>
      </w:pPr>
      <w:r w:rsidRPr="00A937AD">
        <w:t>Introduction</w:t>
      </w:r>
    </w:p>
    <w:p w14:paraId="106D3364" w14:textId="77777777" w:rsidR="00EC7491" w:rsidRDefault="00E265AE" w:rsidP="00062C8D">
      <w:pPr>
        <w:jc w:val="both"/>
      </w:pPr>
      <w:r>
        <w:rPr>
          <w:rFonts w:hint="eastAsia"/>
        </w:rPr>
        <w:t xml:space="preserve">Context &amp; issue: </w:t>
      </w:r>
      <w:r w:rsidR="00A937AD" w:rsidRPr="00A937AD">
        <w:t>Threat of sudden organic pollution spikes (e.g., agricultural runoff, sludge discharge) in oligotrophic surface waters (</w:t>
      </w:r>
      <w:r>
        <w:rPr>
          <w:rFonts w:hint="eastAsia"/>
        </w:rPr>
        <w:t xml:space="preserve">our </w:t>
      </w:r>
      <w:r w:rsidR="00A937AD" w:rsidRPr="00A937AD">
        <w:t>low background COD</w:t>
      </w:r>
      <w:r>
        <w:rPr>
          <w:rFonts w:hint="eastAsia"/>
        </w:rPr>
        <w:t xml:space="preserve"> &lt;20 representing this). </w:t>
      </w:r>
      <w:r w:rsidR="00062C8D">
        <w:t xml:space="preserve">Importance of early detection. </w:t>
      </w:r>
      <w:r w:rsidRPr="005D1FCF">
        <w:rPr>
          <w:rFonts w:hint="eastAsia"/>
        </w:rPr>
        <w:t xml:space="preserve">Conventional monitoring methods </w:t>
      </w:r>
      <w:r w:rsidRPr="005D1FCF">
        <w:t>–</w:t>
      </w:r>
      <w:r w:rsidRPr="005D1FCF">
        <w:rPr>
          <w:rFonts w:hint="eastAsia"/>
        </w:rPr>
        <w:t xml:space="preserve"> chemical lab</w:t>
      </w:r>
      <w:r w:rsidR="00062C8D">
        <w:t xml:space="preserve">-based COD testing takes time, labour, reagent waste. </w:t>
      </w:r>
      <w:r w:rsidRPr="005D1FCF">
        <w:t>A</w:t>
      </w:r>
      <w:r w:rsidRPr="005D1FCF">
        <w:rPr>
          <w:rFonts w:hint="eastAsia"/>
        </w:rPr>
        <w:t xml:space="preserve">utomatic monitoring using sensors is emerging for this. However, </w:t>
      </w:r>
      <w:r w:rsidR="00A937AD" w:rsidRPr="005D1FCF">
        <w:t xml:space="preserve">optical or chemical sensors require grid power and frequent maintenance. </w:t>
      </w:r>
    </w:p>
    <w:p w14:paraId="7F570C5E" w14:textId="50CAE2AC" w:rsidR="00E265AE" w:rsidRPr="005D1FCF" w:rsidRDefault="00A937AD" w:rsidP="00062C8D">
      <w:pPr>
        <w:jc w:val="both"/>
      </w:pPr>
      <w:r w:rsidRPr="005D1FCF">
        <w:t xml:space="preserve">Microbial Fuel Cell (MFC) sensors </w:t>
      </w:r>
      <w:r w:rsidR="00E265AE" w:rsidRPr="005D1FCF">
        <w:rPr>
          <w:rFonts w:hint="eastAsia"/>
        </w:rPr>
        <w:t>have potential to offer</w:t>
      </w:r>
      <w:r w:rsidRPr="005D1FCF">
        <w:t xml:space="preserve"> self-powered</w:t>
      </w:r>
      <w:r w:rsidR="00062C8D">
        <w:t>, low-maintenance</w:t>
      </w:r>
      <w:r w:rsidRPr="005D1FCF">
        <w:t xml:space="preserve"> monitoring</w:t>
      </w:r>
      <w:r w:rsidR="00E265AE" w:rsidRPr="005D1FCF">
        <w:rPr>
          <w:rFonts w:hint="eastAsia"/>
        </w:rPr>
        <w:t xml:space="preserve">. </w:t>
      </w:r>
      <w:r w:rsidR="00062C8D">
        <w:t xml:space="preserve">MFC as dual-function platforms: current as proxy for COD, ceramic membrane MFCs are robustness, low cost, scalability for field deployment. </w:t>
      </w:r>
      <w:ins w:id="0" w:author="Hemma Philamore" w:date="2026-09-02T11:41:00Z" w16du:dateUtc="2026-09-02T10:41:00Z">
        <w:r w:rsidR="00CB6527">
          <w:t xml:space="preserve">A technology that uniquely couples </w:t>
        </w:r>
      </w:ins>
      <w:del w:id="1" w:author="Hemma Philamore" w:date="2026-09-02T11:41:00Z" w16du:dateUtc="2026-09-02T10:41:00Z">
        <w:r w:rsidR="00062C8D" w:rsidDel="00CB6527">
          <w:delText xml:space="preserve">Emerging interest in coupling </w:delText>
        </w:r>
      </w:del>
      <w:ins w:id="2" w:author="Hemma Philamore" w:date="2026-09-02T11:41:00Z" w16du:dateUtc="2026-09-02T10:41:00Z">
        <w:r w:rsidR="00CB6527">
          <w:t>b</w:t>
        </w:r>
      </w:ins>
      <w:ins w:id="3" w:author="Hemma Philamore" w:date="2026-09-02T11:42:00Z" w16du:dateUtc="2026-09-02T10:42:00Z">
        <w:r w:rsidR="00CB6527">
          <w:t>io</w:t>
        </w:r>
      </w:ins>
      <w:r w:rsidR="00062C8D">
        <w:t xml:space="preserve">sensing with usable </w:t>
      </w:r>
      <w:ins w:id="4" w:author="Hemma Philamore" w:date="2026-09-02T11:42:00Z" w16du:dateUtc="2026-09-02T10:42:00Z">
        <w:r w:rsidR="00CB6527">
          <w:t xml:space="preserve">electrical </w:t>
        </w:r>
      </w:ins>
      <w:r w:rsidR="00062C8D">
        <w:t xml:space="preserve">power </w:t>
      </w:r>
      <w:ins w:id="5" w:author="Hemma Philamore" w:date="2026-09-02T11:42:00Z" w16du:dateUtc="2026-09-02T10:42:00Z">
        <w:r w:rsidR="00CB6527">
          <w:t xml:space="preserve">generation </w:t>
        </w:r>
      </w:ins>
      <w:del w:id="6" w:author="Hemma Philamore" w:date="2026-09-02T11:42:00Z" w16du:dateUtc="2026-09-02T10:42:00Z">
        <w:r w:rsidR="00062C8D" w:rsidDel="00CB6527">
          <w:delText>output (</w:delText>
        </w:r>
      </w:del>
      <w:ins w:id="7" w:author="Hemma Philamore" w:date="2026-09-02T11:42:00Z" w16du:dateUtc="2026-09-02T10:42:00Z">
        <w:r w:rsidR="00CB6527">
          <w:t>making them suitable for</w:t>
        </w:r>
      </w:ins>
      <w:ins w:id="8" w:author="Hemma Philamore" w:date="2026-09-02T11:48:00Z" w16du:dateUtc="2026-09-02T10:48:00Z">
        <w:r w:rsidR="00234696">
          <w:t xml:space="preserve"> the development of new</w:t>
        </w:r>
      </w:ins>
      <w:ins w:id="9" w:author="Hemma Philamore" w:date="2026-09-02T11:42:00Z" w16du:dateUtc="2026-09-02T10:42:00Z">
        <w:r w:rsidR="00CB6527">
          <w:t xml:space="preserve"> </w:t>
        </w:r>
      </w:ins>
      <w:r w:rsidR="00062C8D">
        <w:t>self-powered/energy-autonomous sensors</w:t>
      </w:r>
      <w:ins w:id="10" w:author="Hemma Philamore" w:date="2026-09-02T11:42:00Z" w16du:dateUtc="2026-09-02T10:42:00Z">
        <w:r w:rsidR="00CB6527">
          <w:t xml:space="preserve"> for </w:t>
        </w:r>
      </w:ins>
      <w:ins w:id="11" w:author="Hemma Philamore" w:date="2026-09-02T11:44:00Z" w16du:dateUtc="2026-09-02T10:44:00Z">
        <w:r w:rsidR="00CB6527">
          <w:t xml:space="preserve">example </w:t>
        </w:r>
      </w:ins>
      <w:ins w:id="12" w:author="Hemma Philamore" w:date="2026-09-02T11:48:00Z" w16du:dateUtc="2026-09-02T10:48:00Z">
        <w:r w:rsidR="00234696">
          <w:t xml:space="preserve">soft-sensors that combine MFC </w:t>
        </w:r>
      </w:ins>
      <w:ins w:id="13" w:author="Hemma Philamore" w:date="2026-09-02T11:49:00Z" w16du:dateUtc="2026-09-02T10:49:00Z">
        <w:r w:rsidR="00234696">
          <w:t xml:space="preserve">electrical </w:t>
        </w:r>
      </w:ins>
      <w:ins w:id="14" w:author="Hemma Philamore" w:date="2026-09-02T11:48:00Z" w16du:dateUtc="2026-09-02T10:48:00Z">
        <w:r w:rsidR="00234696">
          <w:t xml:space="preserve">output </w:t>
        </w:r>
      </w:ins>
      <w:ins w:id="15" w:author="Hemma Philamore" w:date="2026-09-02T11:49:00Z" w16du:dateUtc="2026-09-02T10:49:00Z">
        <w:r w:rsidR="00234696">
          <w:t xml:space="preserve">with </w:t>
        </w:r>
      </w:ins>
      <w:ins w:id="16" w:author="Hemma Philamore" w:date="2026-09-02T11:44:00Z" w16du:dateUtc="2026-09-02T10:44:00Z">
        <w:r w:rsidR="00CB6527">
          <w:t>l</w:t>
        </w:r>
      </w:ins>
      <w:ins w:id="17" w:author="Hemma Philamore" w:date="2026-09-02T11:42:00Z" w16du:dateUtc="2026-09-02T10:42:00Z">
        <w:r w:rsidR="00CB6527">
          <w:t xml:space="preserve">ow-power </w:t>
        </w:r>
      </w:ins>
      <w:ins w:id="18" w:author="Hemma Philamore" w:date="2026-09-02T11:43:00Z" w16du:dateUtc="2026-09-02T10:43:00Z">
        <w:r w:rsidR="00CB6527">
          <w:t xml:space="preserve">embedded </w:t>
        </w:r>
      </w:ins>
      <w:ins w:id="19" w:author="Hemma Philamore" w:date="2026-09-02T11:49:00Z" w16du:dateUtc="2026-09-02T10:49:00Z">
        <w:r w:rsidR="00234696">
          <w:t xml:space="preserve">machine learning (ML) </w:t>
        </w:r>
      </w:ins>
      <w:ins w:id="20" w:author="Hemma Philamore" w:date="2026-09-02T11:50:00Z" w16du:dateUtc="2026-09-02T10:50:00Z">
        <w:r w:rsidR="00234696">
          <w:t>t</w:t>
        </w:r>
      </w:ins>
      <w:ins w:id="21" w:author="Hemma Philamore" w:date="2026-09-02T11:44:00Z" w16du:dateUtc="2026-09-02T10:44:00Z">
        <w:r w:rsidR="00CB6527">
          <w:t>o enhance sensing performance</w:t>
        </w:r>
      </w:ins>
      <w:ins w:id="22" w:author="Hemma Philamore" w:date="2026-09-02T11:50:00Z" w16du:dateUtc="2026-09-02T10:50:00Z">
        <w:r w:rsidR="00234696">
          <w:t xml:space="preserve">. </w:t>
        </w:r>
      </w:ins>
      <w:ins w:id="23" w:author="Hemma Philamore" w:date="2026-09-02T11:44:00Z" w16du:dateUtc="2026-09-02T10:44:00Z">
        <w:r w:rsidR="00CB6527">
          <w:t xml:space="preserve"> </w:t>
        </w:r>
      </w:ins>
      <w:del w:id="24" w:author="Hemma Philamore" w:date="2026-09-02T11:42:00Z" w16du:dateUtc="2026-09-02T10:42:00Z">
        <w:r w:rsidR="00062C8D" w:rsidDel="00CB6527">
          <w:delText>)</w:delText>
        </w:r>
      </w:del>
    </w:p>
    <w:p w14:paraId="4CAB127B" w14:textId="67E771CF" w:rsidR="005D1FCF" w:rsidRPr="00234696" w:rsidRDefault="00E265AE" w:rsidP="005D1FCF">
      <w:pPr>
        <w:jc w:val="both"/>
        <w:rPr>
          <w:b/>
          <w:bCs/>
          <w:rPrChange w:id="25" w:author="Hemma Philamore" w:date="2026-09-02T11:57:00Z" w16du:dateUtc="2026-09-02T10:57:00Z">
            <w:rPr/>
          </w:rPrChange>
        </w:rPr>
      </w:pPr>
      <w:r w:rsidRPr="005D1FCF">
        <w:rPr>
          <w:rFonts w:hint="eastAsia"/>
        </w:rPr>
        <w:t xml:space="preserve">Knowledge gap: previous studies on MFC based environmental biosensors typically focus on </w:t>
      </w:r>
      <w:r w:rsidR="00A937AD" w:rsidRPr="005D1FCF">
        <w:t xml:space="preserve">sensing </w:t>
      </w:r>
      <w:r w:rsidRPr="005D1FCF">
        <w:rPr>
          <w:rFonts w:hint="eastAsia"/>
        </w:rPr>
        <w:t xml:space="preserve">capability in terms of sensitivity, response </w:t>
      </w:r>
      <w:r w:rsidR="00062C8D">
        <w:t>time</w:t>
      </w:r>
      <w:r w:rsidRPr="005D1FCF">
        <w:rPr>
          <w:rFonts w:hint="eastAsia"/>
        </w:rPr>
        <w:t>, and detection range</w:t>
      </w:r>
      <w:r w:rsidR="00062C8D">
        <w:t xml:space="preserve"> in isolation</w:t>
      </w:r>
      <w:r w:rsidRPr="005D1FCF">
        <w:rPr>
          <w:rFonts w:hint="eastAsia"/>
        </w:rPr>
        <w:t>.</w:t>
      </w:r>
      <w:r w:rsidR="00062C8D">
        <w:t xml:space="preserve"> </w:t>
      </w:r>
      <w:ins w:id="26" w:author="Hemma Philamore" w:date="2026-09-02T11:37:00Z" w16du:dateUtc="2026-09-02T10:37:00Z">
        <w:r w:rsidR="00CB6527">
          <w:t>The use of feature engineeri</w:t>
        </w:r>
      </w:ins>
      <w:ins w:id="27" w:author="Hemma Philamore" w:date="2026-09-02T11:38:00Z" w16du:dateUtc="2026-09-02T10:38:00Z">
        <w:r w:rsidR="00CB6527">
          <w:t xml:space="preserve">ng from MFC electrical output combined with machine learning to enhance the </w:t>
        </w:r>
      </w:ins>
      <w:ins w:id="28" w:author="Hemma Philamore" w:date="2026-09-02T11:47:00Z" w16du:dateUtc="2026-09-02T10:47:00Z">
        <w:r w:rsidR="00CB6527">
          <w:t xml:space="preserve">response time and accuracy of </w:t>
        </w:r>
      </w:ins>
      <w:ins w:id="29" w:author="Hemma Philamore" w:date="2026-09-02T11:38:00Z" w16du:dateUtc="2026-09-02T10:38:00Z">
        <w:r w:rsidR="00CB6527">
          <w:t xml:space="preserve">MFC sensing has been underexplored.  </w:t>
        </w:r>
      </w:ins>
      <w:r w:rsidR="00062C8D">
        <w:t>Power output and sensing performance rarely optimised jointly</w:t>
      </w:r>
      <w:ins w:id="30" w:author="Hemma Philamore" w:date="2026-09-02T11:45:00Z" w16du:dateUtc="2026-09-02T10:45:00Z">
        <w:r w:rsidR="00CB6527">
          <w:t xml:space="preserve">, and this combined optimisation </w:t>
        </w:r>
      </w:ins>
      <w:ins w:id="31" w:author="Hemma Philamore" w:date="2026-09-02T11:46:00Z" w16du:dateUtc="2026-09-02T10:46:00Z">
        <w:r w:rsidR="00CB6527">
          <w:t>Is needed for self-powered device design</w:t>
        </w:r>
      </w:ins>
      <w:r w:rsidR="00062C8D">
        <w:t xml:space="preserve">. </w:t>
      </w:r>
      <w:r w:rsidR="00167C53">
        <w:rPr>
          <w:rFonts w:hint="eastAsia"/>
        </w:rPr>
        <w:t>W</w:t>
      </w:r>
      <w:r w:rsidR="00167C53" w:rsidRPr="00167C53">
        <w:t>hile AC enhances capacitance for energy storage, it introduces transient charge accumulation that can decouple current output from real-time substrate concentration changes</w:t>
      </w:r>
      <w:r w:rsidR="00167C53">
        <w:rPr>
          <w:rFonts w:hint="eastAsia"/>
        </w:rPr>
        <w:t xml:space="preserve"> [REF]</w:t>
      </w:r>
      <w:r w:rsidR="00167C53" w:rsidRPr="00167C53">
        <w:t>.</w:t>
      </w:r>
      <w:r w:rsidR="00167C53">
        <w:rPr>
          <w:rFonts w:hint="eastAsia"/>
        </w:rPr>
        <w:t xml:space="preserve"> </w:t>
      </w:r>
      <w:ins w:id="32" w:author="Hemma Philamore" w:date="2026-09-02T11:50:00Z" w16du:dateUtc="2026-09-02T10:50:00Z">
        <w:r w:rsidR="00234696" w:rsidRPr="00234696">
          <w:rPr>
            <w:b/>
            <w:bCs/>
            <w:rPrChange w:id="33" w:author="Hemma Philamore" w:date="2026-09-02T11:57:00Z" w16du:dateUtc="2026-09-02T10:57:00Z">
              <w:rPr/>
            </w:rPrChange>
          </w:rPr>
          <w:t xml:space="preserve">To </w:t>
        </w:r>
      </w:ins>
      <w:ins w:id="34" w:author="Hemma Philamore" w:date="2026-09-02T11:51:00Z" w16du:dateUtc="2026-09-02T10:51:00Z">
        <w:r w:rsidR="00234696" w:rsidRPr="00234696">
          <w:rPr>
            <w:b/>
            <w:bCs/>
            <w:rPrChange w:id="35" w:author="Hemma Philamore" w:date="2026-09-02T11:57:00Z" w16du:dateUtc="2026-09-02T10:57:00Z">
              <w:rPr/>
            </w:rPrChange>
          </w:rPr>
          <w:t xml:space="preserve">what extent do </w:t>
        </w:r>
      </w:ins>
      <w:ins w:id="36" w:author="Hemma Philamore" w:date="2026-09-02T11:54:00Z" w16du:dateUtc="2026-09-02T10:54:00Z">
        <w:r w:rsidR="00234696" w:rsidRPr="00234696">
          <w:rPr>
            <w:b/>
            <w:bCs/>
            <w:rPrChange w:id="37" w:author="Hemma Philamore" w:date="2026-09-02T11:57:00Z" w16du:dateUtc="2026-09-02T10:57:00Z">
              <w:rPr/>
            </w:rPrChange>
          </w:rPr>
          <w:t xml:space="preserve">MFC </w:t>
        </w:r>
      </w:ins>
      <w:del w:id="38" w:author="Hemma Philamore" w:date="2026-09-02T11:51:00Z" w16du:dateUtc="2026-09-02T10:51:00Z">
        <w:r w:rsidR="00A937AD" w:rsidRPr="00234696" w:rsidDel="00234696">
          <w:rPr>
            <w:b/>
            <w:bCs/>
          </w:rPr>
          <w:delText xml:space="preserve">How do </w:delText>
        </w:r>
      </w:del>
      <w:r w:rsidR="00A937AD" w:rsidRPr="00234696">
        <w:rPr>
          <w:b/>
          <w:bCs/>
        </w:rPr>
        <w:t>anode modification</w:t>
      </w:r>
      <w:r w:rsidR="005D1FCF" w:rsidRPr="00234696">
        <w:rPr>
          <w:rFonts w:hint="eastAsia"/>
          <w:b/>
          <w:bCs/>
        </w:rPr>
        <w:t xml:space="preserve"> </w:t>
      </w:r>
      <w:r w:rsidR="00A937AD" w:rsidRPr="00234696">
        <w:rPr>
          <w:b/>
          <w:bCs/>
        </w:rPr>
        <w:t>(</w:t>
      </w:r>
      <w:r w:rsidR="005D1FCF" w:rsidRPr="00234696">
        <w:rPr>
          <w:rFonts w:hint="eastAsia"/>
          <w:b/>
          <w:bCs/>
        </w:rPr>
        <w:t>using AC</w:t>
      </w:r>
      <w:r w:rsidR="00A937AD" w:rsidRPr="00234696">
        <w:rPr>
          <w:b/>
          <w:bCs/>
        </w:rPr>
        <w:t xml:space="preserve">), electrode </w:t>
      </w:r>
      <w:r w:rsidR="005D1FCF" w:rsidRPr="00234696">
        <w:rPr>
          <w:rFonts w:hint="eastAsia"/>
          <w:b/>
          <w:bCs/>
        </w:rPr>
        <w:t xml:space="preserve">size </w:t>
      </w:r>
      <w:r w:rsidR="00A937AD" w:rsidRPr="00234696">
        <w:rPr>
          <w:b/>
          <w:bCs/>
        </w:rPr>
        <w:t>(</w:t>
      </w:r>
      <w:r w:rsidR="005D1FCF" w:rsidRPr="00234696">
        <w:rPr>
          <w:rFonts w:hint="eastAsia"/>
          <w:b/>
          <w:bCs/>
        </w:rPr>
        <w:t>100 cm2 vs 600 cm2)</w:t>
      </w:r>
      <w:r w:rsidR="00A937AD" w:rsidRPr="00234696">
        <w:rPr>
          <w:b/>
          <w:bCs/>
        </w:rPr>
        <w:t xml:space="preserve">, and </w:t>
      </w:r>
      <w:r w:rsidR="005D1FCF" w:rsidRPr="00234696">
        <w:rPr>
          <w:rFonts w:hint="eastAsia"/>
          <w:b/>
          <w:bCs/>
        </w:rPr>
        <w:t xml:space="preserve">external load </w:t>
      </w:r>
      <w:r w:rsidR="00A937AD" w:rsidRPr="00234696">
        <w:rPr>
          <w:b/>
          <w:bCs/>
        </w:rPr>
        <w:t>(</w:t>
      </w:r>
      <w:r w:rsidR="005D1FCF" w:rsidRPr="00234696">
        <w:rPr>
          <w:rFonts w:hint="eastAsia"/>
          <w:b/>
          <w:bCs/>
        </w:rPr>
        <w:t>Rext relative to Rint?</w:t>
      </w:r>
      <w:r w:rsidR="00A937AD" w:rsidRPr="00234696">
        <w:rPr>
          <w:b/>
          <w:bCs/>
        </w:rPr>
        <w:t xml:space="preserve">) </w:t>
      </w:r>
      <w:ins w:id="39" w:author="Hemma Philamore" w:date="2026-09-02T11:52:00Z" w16du:dateUtc="2026-09-02T10:52:00Z">
        <w:r w:rsidR="00234696" w:rsidRPr="00234696">
          <w:rPr>
            <w:b/>
            <w:bCs/>
          </w:rPr>
          <w:t xml:space="preserve">affect </w:t>
        </w:r>
      </w:ins>
      <w:ins w:id="40" w:author="Hemma Philamore" w:date="2026-09-02T11:53:00Z" w16du:dateUtc="2026-09-02T10:53:00Z">
        <w:r w:rsidR="00234696" w:rsidRPr="00234696">
          <w:rPr>
            <w:b/>
            <w:bCs/>
          </w:rPr>
          <w:t>power output</w:t>
        </w:r>
      </w:ins>
      <w:ins w:id="41" w:author="Hemma Philamore" w:date="2026-09-02T11:54:00Z" w16du:dateUtc="2026-09-02T10:54:00Z">
        <w:r w:rsidR="00234696" w:rsidRPr="00234696">
          <w:rPr>
            <w:b/>
            <w:bCs/>
          </w:rPr>
          <w:t>,</w:t>
        </w:r>
      </w:ins>
      <w:ins w:id="42" w:author="Hemma Philamore" w:date="2026-09-02T11:53:00Z" w16du:dateUtc="2026-09-02T10:53:00Z">
        <w:r w:rsidR="00234696" w:rsidRPr="00234696">
          <w:rPr>
            <w:b/>
            <w:bCs/>
          </w:rPr>
          <w:t xml:space="preserve"> and accuracy </w:t>
        </w:r>
        <w:r w:rsidR="00234696" w:rsidRPr="00234696">
          <w:rPr>
            <w:rFonts w:hint="eastAsia"/>
            <w:b/>
            <w:bCs/>
          </w:rPr>
          <w:t>(R</w:t>
        </w:r>
        <w:r w:rsidR="00234696" w:rsidRPr="00234696">
          <w:rPr>
            <w:rFonts w:hint="eastAsia"/>
            <w:b/>
            <w:bCs/>
            <w:vertAlign w:val="superscript"/>
          </w:rPr>
          <w:t>2</w:t>
        </w:r>
        <w:r w:rsidR="00234696" w:rsidRPr="00234696">
          <w:rPr>
            <w:rFonts w:hint="eastAsia"/>
            <w:b/>
            <w:bCs/>
          </w:rPr>
          <w:t xml:space="preserve">) </w:t>
        </w:r>
      </w:ins>
      <w:ins w:id="43" w:author="Hemma Philamore" w:date="2026-09-02T11:54:00Z" w16du:dateUtc="2026-09-02T10:54:00Z">
        <w:r w:rsidR="00234696" w:rsidRPr="00234696">
          <w:rPr>
            <w:b/>
            <w:bCs/>
          </w:rPr>
          <w:t xml:space="preserve">and response time of </w:t>
        </w:r>
      </w:ins>
      <w:del w:id="44" w:author="Hemma Philamore" w:date="2026-09-02T11:52:00Z" w16du:dateUtc="2026-09-02T10:52:00Z">
        <w:r w:rsidR="00A937AD" w:rsidRPr="00234696" w:rsidDel="00234696">
          <w:rPr>
            <w:b/>
            <w:bCs/>
          </w:rPr>
          <w:delText>systematically alter the trade-off between</w:delText>
        </w:r>
      </w:del>
      <w:ins w:id="45" w:author="Hemma Philamore" w:date="2026-09-02T11:52:00Z" w16du:dateUtc="2026-09-02T10:52:00Z">
        <w:r w:rsidR="00234696" w:rsidRPr="00234696">
          <w:rPr>
            <w:b/>
            <w:bCs/>
          </w:rPr>
          <w:t>C</w:t>
        </w:r>
      </w:ins>
      <w:ins w:id="46" w:author="Hemma Philamore" w:date="2026-09-02T11:53:00Z" w16du:dateUtc="2026-09-02T10:53:00Z">
        <w:r w:rsidR="00234696" w:rsidRPr="00234696">
          <w:rPr>
            <w:b/>
            <w:bCs/>
          </w:rPr>
          <w:t>OD</w:t>
        </w:r>
      </w:ins>
      <w:r w:rsidR="005D1FCF" w:rsidRPr="00234696">
        <w:rPr>
          <w:rFonts w:hint="eastAsia"/>
          <w:b/>
          <w:bCs/>
        </w:rPr>
        <w:t xml:space="preserve"> sensing</w:t>
      </w:r>
      <w:ins w:id="47" w:author="Hemma Philamore" w:date="2026-09-02T11:56:00Z" w16du:dateUtc="2026-09-02T10:56:00Z">
        <w:r w:rsidR="00234696" w:rsidRPr="00234696">
          <w:rPr>
            <w:b/>
            <w:bCs/>
          </w:rPr>
          <w:t>? I</w:t>
        </w:r>
      </w:ins>
      <w:ins w:id="48" w:author="Hemma Philamore" w:date="2026-09-02T11:55:00Z" w16du:dateUtc="2026-09-02T10:55:00Z">
        <w:r w:rsidR="00234696" w:rsidRPr="00234696">
          <w:rPr>
            <w:b/>
            <w:bCs/>
          </w:rPr>
          <w:t xml:space="preserve">s there a trade-off between </w:t>
        </w:r>
      </w:ins>
      <w:ins w:id="49" w:author="Hemma Philamore" w:date="2026-09-02T11:56:00Z" w16du:dateUtc="2026-09-02T10:56:00Z">
        <w:r w:rsidR="00234696" w:rsidRPr="00234696">
          <w:rPr>
            <w:b/>
            <w:bCs/>
          </w:rPr>
          <w:t xml:space="preserve">power production and sensing performance when selecting </w:t>
        </w:r>
      </w:ins>
      <w:ins w:id="50" w:author="Hemma Philamore" w:date="2026-09-02T11:57:00Z" w16du:dateUtc="2026-09-02T10:57:00Z">
        <w:r w:rsidR="00234696" w:rsidRPr="00234696">
          <w:rPr>
            <w:b/>
            <w:bCs/>
          </w:rPr>
          <w:t xml:space="preserve">these design </w:t>
        </w:r>
      </w:ins>
      <w:ins w:id="51" w:author="Hemma Philamore" w:date="2026-09-02T11:56:00Z" w16du:dateUtc="2026-09-02T10:56:00Z">
        <w:r w:rsidR="00234696" w:rsidRPr="00234696">
          <w:rPr>
            <w:b/>
            <w:bCs/>
          </w:rPr>
          <w:t xml:space="preserve">parameters? </w:t>
        </w:r>
      </w:ins>
      <w:ins w:id="52" w:author="Hemma Philamore" w:date="2026-09-02T11:57:00Z" w16du:dateUtc="2026-09-02T10:57:00Z">
        <w:r w:rsidR="00234696">
          <w:rPr>
            <w:b/>
            <w:bCs/>
          </w:rPr>
          <w:t xml:space="preserve">These questions are investigated using </w:t>
        </w:r>
      </w:ins>
      <w:del w:id="53" w:author="Hemma Philamore" w:date="2026-09-02T11:54:00Z" w16du:dateUtc="2026-09-02T10:54:00Z">
        <w:r w:rsidR="005D1FCF" w:rsidRPr="00234696" w:rsidDel="00234696">
          <w:rPr>
            <w:rFonts w:hint="eastAsia"/>
            <w:b/>
            <w:bCs/>
          </w:rPr>
          <w:delText xml:space="preserve"> </w:delText>
        </w:r>
      </w:del>
      <w:del w:id="54" w:author="Hemma Philamore" w:date="2026-09-02T11:53:00Z" w16du:dateUtc="2026-09-02T10:53:00Z">
        <w:r w:rsidR="005D1FCF" w:rsidRPr="00234696" w:rsidDel="00234696">
          <w:rPr>
            <w:rFonts w:hint="eastAsia"/>
            <w:b/>
            <w:bCs/>
          </w:rPr>
          <w:delText>(R</w:delText>
        </w:r>
        <w:r w:rsidR="005D1FCF" w:rsidRPr="00234696" w:rsidDel="00234696">
          <w:rPr>
            <w:rFonts w:hint="eastAsia"/>
            <w:b/>
            <w:bCs/>
            <w:vertAlign w:val="superscript"/>
          </w:rPr>
          <w:delText>2</w:delText>
        </w:r>
        <w:r w:rsidR="005D1FCF" w:rsidRPr="00234696" w:rsidDel="00234696">
          <w:rPr>
            <w:rFonts w:hint="eastAsia"/>
            <w:b/>
            <w:bCs/>
          </w:rPr>
          <w:delText xml:space="preserve">) </w:delText>
        </w:r>
      </w:del>
      <w:del w:id="55" w:author="Hemma Philamore" w:date="2026-09-02T11:57:00Z" w16du:dateUtc="2026-09-02T10:57:00Z">
        <w:r w:rsidR="005D1FCF" w:rsidRPr="00234696" w:rsidDel="00234696">
          <w:rPr>
            <w:rFonts w:hint="eastAsia"/>
            <w:b/>
            <w:bCs/>
          </w:rPr>
          <w:delText xml:space="preserve">and power output in </w:delText>
        </w:r>
        <w:r w:rsidR="00A937AD" w:rsidRPr="00234696" w:rsidDel="00234696">
          <w:rPr>
            <w:b/>
            <w:bCs/>
          </w:rPr>
          <w:delText xml:space="preserve">robust </w:delText>
        </w:r>
      </w:del>
      <w:r w:rsidR="00A937AD" w:rsidRPr="00234696">
        <w:rPr>
          <w:b/>
          <w:bCs/>
        </w:rPr>
        <w:t xml:space="preserve">ceramic-membrane </w:t>
      </w:r>
      <w:ins w:id="56" w:author="Hemma Philamore" w:date="2026-09-02T11:57:00Z" w16du:dateUtc="2026-09-02T10:57:00Z">
        <w:r w:rsidR="00234696">
          <w:rPr>
            <w:b/>
            <w:bCs/>
          </w:rPr>
          <w:t xml:space="preserve">MFC </w:t>
        </w:r>
      </w:ins>
      <w:r w:rsidR="00A937AD" w:rsidRPr="00234696">
        <w:rPr>
          <w:b/>
          <w:bCs/>
        </w:rPr>
        <w:t>architectures</w:t>
      </w:r>
      <w:ins w:id="57" w:author="Hemma Philamore" w:date="2026-09-02T11:57:00Z" w16du:dateUtc="2026-09-02T10:57:00Z">
        <w:r w:rsidR="00234696">
          <w:rPr>
            <w:b/>
            <w:bCs/>
          </w:rPr>
          <w:t xml:space="preserve"> and lightweight ML models suitable for deployment on low-power microcontoller</w:t>
        </w:r>
      </w:ins>
      <w:r w:rsidR="00A937AD" w:rsidRPr="00234696">
        <w:rPr>
          <w:b/>
          <w:bCs/>
        </w:rPr>
        <w:t>?</w:t>
      </w:r>
    </w:p>
    <w:p w14:paraId="7A73144F" w14:textId="36D1AE8B" w:rsidR="00A937AD" w:rsidRPr="00062C8D" w:rsidRDefault="005D1FCF" w:rsidP="00E265AE">
      <w:pPr>
        <w:jc w:val="both"/>
      </w:pPr>
      <w:r w:rsidRPr="005D1FCF">
        <w:t>Hypothesis</w:t>
      </w:r>
      <w:r w:rsidRPr="005D1FCF">
        <w:rPr>
          <w:rFonts w:hint="eastAsia"/>
        </w:rPr>
        <w:t xml:space="preserve"> &amp; aim</w:t>
      </w:r>
      <w:r w:rsidR="00EC7491">
        <w:rPr>
          <w:rFonts w:hint="eastAsia"/>
        </w:rPr>
        <w:t>s</w:t>
      </w:r>
      <w:r w:rsidRPr="005D1FCF">
        <w:rPr>
          <w:rFonts w:hint="eastAsia"/>
        </w:rPr>
        <w:t xml:space="preserve">: </w:t>
      </w:r>
      <w:r w:rsidR="00EC7491">
        <w:rPr>
          <w:rFonts w:hint="eastAsia"/>
        </w:rPr>
        <w:t>(</w:t>
      </w:r>
      <w:r w:rsidR="00EC7491" w:rsidRPr="00EC7491">
        <w:t>Quantifying the trade-off between power harvesting and sensing fidelity</w:t>
      </w:r>
      <w:r w:rsidR="00EC7491">
        <w:rPr>
          <w:rFonts w:hint="eastAsia"/>
        </w:rPr>
        <w:t xml:space="preserve">) </w:t>
      </w:r>
      <w:r w:rsidR="00A937AD" w:rsidRPr="005D1FCF">
        <w:t xml:space="preserve">AC-modified and large-area anodes </w:t>
      </w:r>
      <w:r w:rsidRPr="005D1FCF">
        <w:t>favour</w:t>
      </w:r>
      <w:r w:rsidR="00A937AD" w:rsidRPr="005D1FCF">
        <w:t xml:space="preserve"> power generation over transient sensing linearity due to mass-transfer limitations and capacitive buffering</w:t>
      </w:r>
      <w:r w:rsidR="00062C8D">
        <w:t xml:space="preserve"> effects</w:t>
      </w:r>
      <w:r w:rsidR="00A937AD" w:rsidRPr="005D1FCF">
        <w:t xml:space="preserve">. We </w:t>
      </w:r>
      <w:r w:rsidR="00A937AD" w:rsidRPr="005D1FCF">
        <w:lastRenderedPageBreak/>
        <w:t xml:space="preserve">systematically quantify this sensing-energy trade-off across 4 anode types and 3 loading regimes under </w:t>
      </w:r>
      <w:r w:rsidR="00062C8D">
        <w:t xml:space="preserve">realistic </w:t>
      </w:r>
      <w:r w:rsidR="00A937AD" w:rsidRPr="005D1FCF">
        <w:t>low</w:t>
      </w:r>
      <w:r>
        <w:rPr>
          <w:rFonts w:hint="eastAsia"/>
        </w:rPr>
        <w:t xml:space="preserve"> COD </w:t>
      </w:r>
      <w:r w:rsidR="00A937AD" w:rsidRPr="005D1FCF">
        <w:t xml:space="preserve">river conditions. </w:t>
      </w:r>
      <w:r w:rsidR="00062C8D" w:rsidRPr="00062C8D">
        <w:t>Significance</w:t>
      </w:r>
      <w:r w:rsidR="00062C8D">
        <w:t>/novelty</w:t>
      </w:r>
      <w:r w:rsidR="00062C8D" w:rsidRPr="00062C8D">
        <w:t>?</w:t>
      </w:r>
    </w:p>
    <w:p w14:paraId="22D71F0F" w14:textId="7337B122" w:rsidR="00A937AD" w:rsidRPr="00A937AD" w:rsidRDefault="00A937AD" w:rsidP="005D1FCF">
      <w:pPr>
        <w:pStyle w:val="Heading1"/>
        <w:numPr>
          <w:ilvl w:val="0"/>
          <w:numId w:val="16"/>
        </w:numPr>
      </w:pPr>
      <w:r w:rsidRPr="00A937AD">
        <w:t xml:space="preserve">Materials and </w:t>
      </w:r>
      <w:r w:rsidR="00062C8D">
        <w:t>m</w:t>
      </w:r>
      <w:r w:rsidRPr="00A937AD">
        <w:t>ethods</w:t>
      </w:r>
    </w:p>
    <w:p w14:paraId="15556D6A" w14:textId="18D2F0C7" w:rsidR="005D1FCF" w:rsidRDefault="00A937AD" w:rsidP="005D1FCF">
      <w:pPr>
        <w:pStyle w:val="Heading2"/>
        <w:numPr>
          <w:ilvl w:val="1"/>
          <w:numId w:val="16"/>
        </w:numPr>
      </w:pPr>
      <w:r w:rsidRPr="00A937AD">
        <w:t xml:space="preserve">MFC </w:t>
      </w:r>
      <w:r w:rsidR="00EC7491">
        <w:t>fabrication</w:t>
      </w:r>
      <w:r w:rsidR="00EC7491">
        <w:rPr>
          <w:rFonts w:hint="eastAsia"/>
        </w:rPr>
        <w:t xml:space="preserve"> and anode modifications</w:t>
      </w:r>
    </w:p>
    <w:p w14:paraId="4428677B" w14:textId="2455E546" w:rsidR="00062C8D" w:rsidRPr="00062C8D" w:rsidRDefault="00062C8D" w:rsidP="00062C8D">
      <w:r>
        <w:t xml:space="preserve">Figure 1. Schematic </w:t>
      </w:r>
      <w:r w:rsidRPr="00062C8D">
        <w:t>of ceramic MFC</w:t>
      </w:r>
      <w:r>
        <w:t xml:space="preserve"> biosensor a</w:t>
      </w:r>
      <w:r w:rsidRPr="00062C8D">
        <w:t>nd</w:t>
      </w:r>
      <w:r>
        <w:t xml:space="preserve"> </w:t>
      </w:r>
      <w:r w:rsidRPr="00062C8D">
        <w:t>4 anode types.</w:t>
      </w:r>
    </w:p>
    <w:p w14:paraId="67639389" w14:textId="4B1C416C" w:rsidR="005D1FCF" w:rsidRDefault="00EC7491" w:rsidP="005D1FCF">
      <w:pPr>
        <w:pStyle w:val="Heading2"/>
        <w:numPr>
          <w:ilvl w:val="1"/>
          <w:numId w:val="16"/>
        </w:numPr>
      </w:pPr>
      <w:r>
        <w:rPr>
          <w:rFonts w:hint="eastAsia"/>
        </w:rPr>
        <w:t>E</w:t>
      </w:r>
      <w:r w:rsidR="00A937AD" w:rsidRPr="00A937AD">
        <w:t xml:space="preserve">xperimental </w:t>
      </w:r>
      <w:r w:rsidR="00062C8D">
        <w:t>s</w:t>
      </w:r>
      <w:r w:rsidR="00A937AD" w:rsidRPr="00A937AD">
        <w:t>etup</w:t>
      </w:r>
      <w:r>
        <w:rPr>
          <w:rFonts w:hint="eastAsia"/>
        </w:rPr>
        <w:t xml:space="preserve"> and transient COD spike tests</w:t>
      </w:r>
    </w:p>
    <w:p w14:paraId="683B23DF" w14:textId="00DB48A1" w:rsidR="00062C8D" w:rsidRPr="00062C8D" w:rsidRDefault="00062C8D" w:rsidP="005D1FCF">
      <w:pPr>
        <w:jc w:val="both"/>
      </w:pPr>
      <w:r w:rsidRPr="00062C8D">
        <w:t>Inoculum, start-up, maturation, background river water</w:t>
      </w:r>
    </w:p>
    <w:p w14:paraId="3ADAC102" w14:textId="7944895D" w:rsidR="005D1FCF" w:rsidRDefault="00A937AD" w:rsidP="005D1FCF">
      <w:pPr>
        <w:pStyle w:val="Heading2"/>
        <w:numPr>
          <w:ilvl w:val="1"/>
          <w:numId w:val="16"/>
        </w:numPr>
      </w:pPr>
      <w:r w:rsidRPr="00A937AD">
        <w:t xml:space="preserve">Electrical </w:t>
      </w:r>
      <w:r w:rsidR="00062C8D">
        <w:t>l</w:t>
      </w:r>
      <w:r w:rsidRPr="00A937AD">
        <w:t xml:space="preserve">oad </w:t>
      </w:r>
      <w:r w:rsidR="00062C8D">
        <w:t>s</w:t>
      </w:r>
      <w:r w:rsidRPr="00A937AD">
        <w:t>election</w:t>
      </w:r>
    </w:p>
    <w:p w14:paraId="72E73143" w14:textId="286221A6" w:rsidR="000E0E64" w:rsidRPr="000E0E64" w:rsidRDefault="00062C8D" w:rsidP="000E0E64">
      <w:pPr>
        <w:pStyle w:val="Heading2"/>
        <w:numPr>
          <w:ilvl w:val="1"/>
          <w:numId w:val="16"/>
        </w:numPr>
        <w:jc w:val="both"/>
        <w:rPr>
          <w:rPrChange w:id="58" w:author="Hemma Philamore" w:date="2026-09-02T11:59:00Z" w16du:dateUtc="2026-09-02T10:59:00Z">
            <w:rPr>
              <w:color w:val="0070C0"/>
            </w:rPr>
          </w:rPrChange>
        </w:rPr>
      </w:pPr>
      <w:r>
        <w:t>Water analysis and data recording</w:t>
      </w:r>
    </w:p>
    <w:p w14:paraId="6369670C" w14:textId="56942B38" w:rsidR="000E0E64" w:rsidRDefault="00A937AD" w:rsidP="00062C8D">
      <w:pPr>
        <w:rPr>
          <w:ins w:id="59" w:author="Hemma Philamore" w:date="2026-09-02T11:59:00Z" w16du:dateUtc="2026-09-02T10:59:00Z"/>
        </w:rPr>
      </w:pPr>
      <w:r w:rsidRPr="00062C8D">
        <w:t>Data collection frequency</w:t>
      </w:r>
      <w:r w:rsidR="001F1637">
        <w:t xml:space="preserve"> (30s)</w:t>
      </w:r>
      <w:r w:rsidRPr="00062C8D">
        <w:t xml:space="preserve">. Metrics: </w:t>
      </w:r>
      <w:r w:rsidR="00062C8D">
        <w:t>peak voltage (Vpeak), hourly transient voltages (V1h, V2h, V3h), linearity metrics (R2), response latency</w:t>
      </w:r>
      <w:r w:rsidR="009B4DA1">
        <w:t>?</w:t>
      </w:r>
      <w:r w:rsidR="00062C8D">
        <w:t xml:space="preserve"> (Tpeak)</w:t>
      </w:r>
    </w:p>
    <w:p w14:paraId="3BF43385" w14:textId="77E013D7" w:rsidR="000E0E64" w:rsidRDefault="000E0E64" w:rsidP="000E0E64">
      <w:pPr>
        <w:pStyle w:val="Heading2"/>
        <w:rPr>
          <w:ins w:id="60" w:author="Hemma Philamore" w:date="2026-09-02T11:59:00Z" w16du:dateUtc="2026-09-02T10:59:00Z"/>
        </w:rPr>
        <w:pPrChange w:id="61" w:author="Hemma Philamore" w:date="2026-09-02T11:59:00Z" w16du:dateUtc="2026-09-02T10:59:00Z">
          <w:pPr/>
        </w:pPrChange>
      </w:pPr>
      <w:ins w:id="62" w:author="Hemma Philamore" w:date="2026-09-02T11:59:00Z" w16du:dateUtc="2026-09-02T10:59:00Z">
        <w:r>
          <w:lastRenderedPageBreak/>
          <w:t xml:space="preserve">2.5 </w:t>
        </w:r>
      </w:ins>
    </w:p>
    <w:p w14:paraId="63BBC9E2" w14:textId="77777777" w:rsidR="000E0E64" w:rsidRDefault="000E0E64" w:rsidP="000E0E64">
      <w:pPr>
        <w:pStyle w:val="Heading3"/>
        <w:pPrChange w:id="63" w:author="Hemma Philamore" w:date="2026-09-02T11:59:00Z" w16du:dateUtc="2026-09-02T10:59:00Z">
          <w:pPr/>
        </w:pPrChange>
      </w:pPr>
    </w:p>
    <w:p w14:paraId="56DC7817" w14:textId="05536948" w:rsidR="00A937AD" w:rsidRPr="00A937AD" w:rsidRDefault="00A937AD" w:rsidP="005D1FCF">
      <w:pPr>
        <w:pStyle w:val="Heading1"/>
        <w:numPr>
          <w:ilvl w:val="0"/>
          <w:numId w:val="16"/>
        </w:numPr>
      </w:pPr>
      <w:r w:rsidRPr="00A937AD">
        <w:t xml:space="preserve">Results </w:t>
      </w:r>
      <w:r w:rsidR="00062C8D">
        <w:t>and di</w:t>
      </w:r>
      <w:r w:rsidRPr="00A937AD">
        <w:t>scussion</w:t>
      </w:r>
    </w:p>
    <w:p w14:paraId="20065B29" w14:textId="5F315702" w:rsidR="00062C8D" w:rsidRDefault="00EC7491" w:rsidP="00062C8D">
      <w:pPr>
        <w:pStyle w:val="Heading2"/>
        <w:numPr>
          <w:ilvl w:val="1"/>
          <w:numId w:val="16"/>
        </w:numPr>
      </w:pPr>
      <w:r>
        <w:rPr>
          <w:rFonts w:hint="eastAsia"/>
        </w:rPr>
        <w:t>D</w:t>
      </w:r>
      <w:r w:rsidR="00062C8D" w:rsidRPr="00062C8D">
        <w:t>ynamic response to organic loading shocks</w:t>
      </w:r>
    </w:p>
    <w:p w14:paraId="0032CB1E" w14:textId="2094F73A" w:rsidR="00C85402" w:rsidRDefault="002E7D43" w:rsidP="00062C8D">
      <w:r w:rsidRPr="002E7D43">
        <w:rPr>
          <w:noProof/>
        </w:rPr>
        <w:drawing>
          <wp:anchor distT="0" distB="0" distL="114300" distR="114300" simplePos="0" relativeHeight="251660288" behindDoc="0" locked="0" layoutInCell="1" allowOverlap="1" wp14:anchorId="1888C9E4" wp14:editId="7418FB48">
            <wp:simplePos x="0" y="0"/>
            <wp:positionH relativeFrom="column">
              <wp:posOffset>5635255</wp:posOffset>
            </wp:positionH>
            <wp:positionV relativeFrom="paragraph">
              <wp:posOffset>2700286</wp:posOffset>
            </wp:positionV>
            <wp:extent cx="825086" cy="1031358"/>
            <wp:effectExtent l="0" t="0" r="0" b="0"/>
            <wp:wrapNone/>
            <wp:docPr id="21419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03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086" cy="1031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A13">
        <w:rPr>
          <w:noProof/>
        </w:rPr>
        <w:object w:dxaOrig="14681" w:dyaOrig="10899" w14:anchorId="65BED1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50.55pt;height:335.05pt;mso-width-percent:0;mso-height-percent:0;mso-width-percent:0;mso-height-percent:0" o:ole="">
            <v:imagedata r:id="rId7" o:title=""/>
          </v:shape>
          <o:OLEObject Type="Embed" ProgID="Prism10.Document" ShapeID="_x0000_i1027" DrawAspect="Content" ObjectID="_1849864470" r:id="rId8"/>
        </w:object>
      </w:r>
    </w:p>
    <w:p w14:paraId="32AC54E7" w14:textId="318AF926" w:rsidR="002E7D43" w:rsidRDefault="00062C8D" w:rsidP="002E7D43">
      <w:r w:rsidRPr="00062C8D">
        <w:t xml:space="preserve">Figure 2. </w:t>
      </w:r>
      <w:r w:rsidR="0088018E">
        <w:t>V</w:t>
      </w:r>
      <w:r w:rsidRPr="00062C8D">
        <w:t>oltage response</w:t>
      </w:r>
      <w:r w:rsidR="0088018E">
        <w:t xml:space="preserve"> profile</w:t>
      </w:r>
      <w:r w:rsidR="002E7D43">
        <w:t>s</w:t>
      </w:r>
      <w:r w:rsidRPr="00062C8D">
        <w:t xml:space="preserve"> </w:t>
      </w:r>
      <w:r w:rsidR="002E7D43">
        <w:t xml:space="preserve">of </w:t>
      </w:r>
      <w:r w:rsidRPr="00062C8D">
        <w:t xml:space="preserve">COD </w:t>
      </w:r>
      <w:r w:rsidR="002E7D43">
        <w:t>spike tests</w:t>
      </w:r>
      <w:r w:rsidR="009B4DA1">
        <w:t xml:space="preserve"> under R</w:t>
      </w:r>
      <w:r w:rsidR="00FB13C4" w:rsidRPr="00FB13C4">
        <w:rPr>
          <w:vertAlign w:val="subscript"/>
        </w:rPr>
        <w:t>EXT</w:t>
      </w:r>
      <w:r w:rsidR="00FB13C4">
        <w:t xml:space="preserve"> </w:t>
      </w:r>
      <w:r w:rsidR="009B4DA1">
        <w:t>of 1KΩ</w:t>
      </w:r>
      <w:r w:rsidR="002E7D43">
        <w:t>. Each line represents mean values of biosensor triplicates</w:t>
      </w:r>
      <w:r w:rsidR="009B4DA1">
        <w:t>.</w:t>
      </w:r>
    </w:p>
    <w:p w14:paraId="621DBCA2" w14:textId="55F9C619" w:rsidR="00167C53" w:rsidRPr="00167C53" w:rsidRDefault="00167C53" w:rsidP="00167C53">
      <w:r>
        <w:t>T</w:t>
      </w:r>
      <w:r>
        <w:rPr>
          <w:rFonts w:hint="eastAsia"/>
        </w:rPr>
        <w:t xml:space="preserve">he </w:t>
      </w:r>
      <w:r w:rsidRPr="00167C53">
        <w:t xml:space="preserve">characteristic shape of the response (baseline </w:t>
      </w:r>
      <m:oMath>
        <m:r>
          <w:rPr>
            <w:rFonts w:ascii="Cambria Math" w:hAnsi="Cambria Math"/>
          </w:rPr>
          <m:t>→</m:t>
        </m:r>
      </m:oMath>
      <w:r w:rsidRPr="00167C53">
        <w:t xml:space="preserve"> sudden spike </w:t>
      </w:r>
      <m:oMath>
        <m:r>
          <w:rPr>
            <w:rFonts w:ascii="Cambria Math" w:hAnsi="Cambria Math"/>
          </w:rPr>
          <m:t>→</m:t>
        </m:r>
      </m:oMath>
      <w:r w:rsidRPr="00167C53">
        <w:t xml:space="preserve"> gradual voltage rise </w:t>
      </w:r>
      <m:oMath>
        <m:r>
          <w:rPr>
            <w:rFonts w:ascii="Cambria Math" w:hAnsi="Cambria Math"/>
          </w:rPr>
          <m:t>→</m:t>
        </m:r>
      </m:oMath>
      <w:r w:rsidRPr="00167C53">
        <w:t xml:space="preserve"> peak formation)</w:t>
      </w:r>
    </w:p>
    <w:p w14:paraId="450447EB" w14:textId="77777777" w:rsidR="002E7D43" w:rsidRDefault="002E7D43" w:rsidP="002E7D43"/>
    <w:p w14:paraId="6E484743" w14:textId="77777777" w:rsidR="002E7D43" w:rsidRDefault="002E7D43" w:rsidP="002E7D43"/>
    <w:p w14:paraId="4F4A3F06" w14:textId="77777777" w:rsidR="0088018E" w:rsidRDefault="0088018E" w:rsidP="0088018E">
      <w:pPr>
        <w:jc w:val="both"/>
        <w:rPr>
          <w:b/>
          <w:bCs/>
        </w:rPr>
      </w:pPr>
    </w:p>
    <w:p w14:paraId="07493F79" w14:textId="08FD1506" w:rsidR="00167C53" w:rsidRDefault="00EC7491" w:rsidP="00167C53">
      <w:pPr>
        <w:pStyle w:val="Heading2"/>
        <w:numPr>
          <w:ilvl w:val="1"/>
          <w:numId w:val="16"/>
        </w:numPr>
      </w:pPr>
      <w:r>
        <w:rPr>
          <w:rFonts w:hint="eastAsia"/>
        </w:rPr>
        <w:lastRenderedPageBreak/>
        <w:t>Impact of anode architecture on sensing linearity and signal retention</w:t>
      </w:r>
    </w:p>
    <w:p w14:paraId="21820EFC" w14:textId="77777777" w:rsidR="00167C53" w:rsidRDefault="00167C53" w:rsidP="00167C53">
      <w:r w:rsidRPr="00A937AD">
        <w:t>Sensing</w:t>
      </w:r>
      <w:r>
        <w:t xml:space="preserve"> performance a</w:t>
      </w:r>
      <w:r w:rsidRPr="00A937AD">
        <w:t xml:space="preserve">cross </w:t>
      </w:r>
      <w:r>
        <w:t>anode types</w:t>
      </w:r>
    </w:p>
    <w:p w14:paraId="1585AC58" w14:textId="781ABE11" w:rsidR="00167C53" w:rsidRDefault="00167C53" w:rsidP="00167C53">
      <w:del w:id="64" w:author="Hemma Philamore" w:date="2026-09-02T12:02:00Z" w16du:dateUtc="2026-09-02T11:02:00Z">
        <w:r w:rsidRPr="0088018E" w:rsidDel="000E0E64">
          <w:delText xml:space="preserve">Current </w:delText>
        </w:r>
      </w:del>
      <w:ins w:id="65" w:author="Hemma Philamore" w:date="2026-09-02T12:02:00Z" w16du:dateUtc="2026-09-02T11:02:00Z">
        <w:r w:rsidR="000E0E64">
          <w:t>Voltage</w:t>
        </w:r>
        <w:r w:rsidR="000E0E64" w:rsidRPr="0088018E">
          <w:t xml:space="preserve"> </w:t>
        </w:r>
      </w:ins>
      <w:r w:rsidRPr="0088018E">
        <w:t>response to COD spikes: sensitivity, linearity (R²), response/recovery time, detection range</w:t>
      </w:r>
    </w:p>
    <w:p w14:paraId="44317ACB" w14:textId="77777777" w:rsidR="00167C53" w:rsidRDefault="00167C53" w:rsidP="00167C53">
      <w:r w:rsidRPr="00297ED7">
        <w:rPr>
          <w:noProof/>
        </w:rPr>
        <w:drawing>
          <wp:anchor distT="0" distB="0" distL="114300" distR="114300" simplePos="0" relativeHeight="251664384" behindDoc="0" locked="0" layoutInCell="1" allowOverlap="1" wp14:anchorId="60152F36" wp14:editId="7353676F">
            <wp:simplePos x="0" y="0"/>
            <wp:positionH relativeFrom="column">
              <wp:posOffset>5484593</wp:posOffset>
            </wp:positionH>
            <wp:positionV relativeFrom="paragraph">
              <wp:posOffset>3051175</wp:posOffset>
            </wp:positionV>
            <wp:extent cx="441960" cy="493395"/>
            <wp:effectExtent l="0" t="0" r="0" b="1905"/>
            <wp:wrapNone/>
            <wp:docPr id="113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9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A13">
        <w:rPr>
          <w:noProof/>
        </w:rPr>
        <w:object w:dxaOrig="12129" w:dyaOrig="8801" w14:anchorId="58C17825">
          <v:shape id="_x0000_i1026" type="#_x0000_t75" alt="" style="width:451.25pt;height:327.9pt;mso-width-percent:0;mso-height-percent:0;mso-width-percent:0;mso-height-percent:0" o:ole="">
            <v:imagedata r:id="rId10" o:title=""/>
          </v:shape>
          <o:OLEObject Type="Embed" ProgID="Prism10.Document" ShapeID="_x0000_i1026" DrawAspect="Content" ObjectID="_1849864471" r:id="rId11"/>
        </w:object>
      </w:r>
    </w:p>
    <w:p w14:paraId="39409AE2" w14:textId="234AF84D" w:rsidR="00167C53" w:rsidRDefault="00167C53" w:rsidP="00167C53">
      <w:pPr>
        <w:rPr>
          <w:ins w:id="66" w:author="Hemma Philamore" w:date="2026-09-02T13:33:00Z" w16du:dateUtc="2026-09-02T12:33:00Z"/>
        </w:rPr>
      </w:pPr>
      <w:r>
        <w:t xml:space="preserve">Figure 3. </w:t>
      </w:r>
      <w:commentRangeStart w:id="67"/>
      <w:r w:rsidRPr="00062C8D">
        <w:t>Vpeak</w:t>
      </w:r>
      <w:commentRangeEnd w:id="67"/>
      <w:r w:rsidR="00A343B8" w:rsidRPr="00062C8D">
        <w:rPr>
          <w:rStyle w:val="CommentReference"/>
          <w:sz w:val="24"/>
          <w:szCs w:val="24"/>
        </w:rPr>
        <w:commentReference w:id="67"/>
      </w:r>
      <w:r w:rsidRPr="00062C8D">
        <w:t xml:space="preserve"> vs. COD concentration regression plots for all 4 anode types (</w:t>
      </w:r>
      <w:r w:rsidR="00FB13C4">
        <w:t xml:space="preserve">! </w:t>
      </w:r>
      <w:r>
        <w:t xml:space="preserve">600 AC </w:t>
      </w:r>
      <w:r w:rsidRPr="00062C8D">
        <w:t>failure).</w:t>
      </w:r>
    </w:p>
    <w:p w14:paraId="5E3DD13A" w14:textId="21B4A63C" w:rsidR="0047199F" w:rsidRDefault="0047199F" w:rsidP="00167C53">
      <w:pPr>
        <w:rPr>
          <w:ins w:id="68" w:author="Hemma Philamore" w:date="2026-09-02T13:38:00Z" w16du:dateUtc="2026-09-02T12:38:00Z"/>
        </w:rPr>
      </w:pPr>
      <w:ins w:id="69" w:author="Hemma Philamore" w:date="2026-09-02T13:38:00Z" w16du:dateUtc="2026-09-02T12:38:00Z">
        <w:r w:rsidRPr="0047199F">
          <w:drawing>
            <wp:inline distT="0" distB="0" distL="0" distR="0" wp14:anchorId="2A5A215E" wp14:editId="18CEB6F5">
              <wp:extent cx="5864355" cy="2408222"/>
              <wp:effectExtent l="0" t="0" r="3175" b="5080"/>
              <wp:docPr id="93232768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32327683" name=""/>
                      <pic:cNvPicPr/>
                    </pic:nvPicPr>
                    <pic:blipFill rotWithShape="1">
                      <a:blip r:embed="rId16"/>
                      <a:srcRect l="8373" t="8848" r="838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01447" cy="242345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AEDF48F" w14:textId="004ED2FC" w:rsidR="0047199F" w:rsidRDefault="0047199F" w:rsidP="00167C53">
      <w:pPr>
        <w:rPr>
          <w:ins w:id="70" w:author="Hemma Philamore" w:date="2026-09-02T13:33:00Z" w16du:dateUtc="2026-09-02T12:33:00Z"/>
        </w:rPr>
      </w:pPr>
      <w:ins w:id="71" w:author="Hemma Philamore" w:date="2026-09-02T13:38:00Z" w16du:dateUtc="2026-09-02T12:38:00Z">
        <w:r>
          <w:lastRenderedPageBreak/>
          <w:t xml:space="preserve">Figure 4: </w:t>
        </w:r>
        <w:r w:rsidRPr="0047199F">
          <w:rPr>
            <w:i/>
            <w:iCs/>
            <w:rPrChange w:id="72" w:author="Hemma Philamore" w:date="2026-09-02T13:40:00Z" w16du:dateUtc="2026-09-02T12:40:00Z">
              <w:rPr/>
            </w:rPrChange>
          </w:rPr>
          <w:t>Placeholder Figure</w:t>
        </w:r>
        <w:r>
          <w:t xml:space="preserve"> – replace with Energy vs. COD concentration, average </w:t>
        </w:r>
      </w:ins>
      <w:ins w:id="73" w:author="Hemma Philamore" w:date="2026-09-02T13:39:00Z" w16du:dateUtc="2026-09-02T12:39:00Z">
        <w:r>
          <w:t>and variance for each MFC ty</w:t>
        </w:r>
      </w:ins>
      <w:ins w:id="74" w:author="Hemma Philamore" w:date="2026-09-02T13:40:00Z" w16du:dateUtc="2026-09-02T12:40:00Z">
        <w:r>
          <w:t xml:space="preserve">pe, </w:t>
        </w:r>
        <w:r>
          <w:t>under R</w:t>
        </w:r>
        <w:r w:rsidRPr="00FB13C4">
          <w:rPr>
            <w:vertAlign w:val="subscript"/>
          </w:rPr>
          <w:t>EXT</w:t>
        </w:r>
        <w:r>
          <w:t xml:space="preserve"> of 1KΩ</w:t>
        </w:r>
      </w:ins>
    </w:p>
    <w:p w14:paraId="37EA1992" w14:textId="6C8F51D5" w:rsidR="0047199F" w:rsidDel="0047199F" w:rsidRDefault="0047199F" w:rsidP="00167C53">
      <w:pPr>
        <w:rPr>
          <w:del w:id="75" w:author="Hemma Philamore" w:date="2026-09-02T13:40:00Z" w16du:dateUtc="2026-09-02T12:40:00Z"/>
        </w:rPr>
      </w:pPr>
    </w:p>
    <w:p w14:paraId="4906F314" w14:textId="687C7289" w:rsidR="001338FE" w:rsidRPr="00836329" w:rsidRDefault="001338FE" w:rsidP="001338FE">
      <w:pPr>
        <w:jc w:val="both"/>
      </w:pPr>
      <w:r w:rsidRPr="00836329">
        <w:t>Compare</w:t>
      </w:r>
      <w:r>
        <w:t xml:space="preserve"> </w:t>
      </w:r>
      <w:r w:rsidRPr="00836329">
        <w:t>peak values</w:t>
      </w:r>
      <w:ins w:id="76" w:author="Hemma Philamore" w:date="2026-09-02T12:17:00Z" w16du:dateUtc="2026-09-02T11:17:00Z">
        <w:r w:rsidR="00A343B8">
          <w:t xml:space="preserve"> (Figure 3)</w:t>
        </w:r>
      </w:ins>
      <w:r>
        <w:t xml:space="preserve">, </w:t>
      </w:r>
      <w:r w:rsidRPr="00836329">
        <w:t>response profiles</w:t>
      </w:r>
      <w:ins w:id="77" w:author="Hemma Philamore" w:date="2026-09-02T12:17:00Z" w16du:dateUtc="2026-09-02T11:17:00Z">
        <w:r w:rsidR="00A343B8">
          <w:t xml:space="preserve"> (Figure 2)</w:t>
        </w:r>
      </w:ins>
      <w:r>
        <w:t xml:space="preserve">, </w:t>
      </w:r>
      <w:r w:rsidRPr="00836329">
        <w:t>time-to-peak</w:t>
      </w:r>
      <w:ins w:id="78" w:author="Hemma Philamore" w:date="2026-09-02T12:17:00Z" w16du:dateUtc="2026-09-02T11:17:00Z">
        <w:r w:rsidR="00A343B8">
          <w:t xml:space="preserve"> (generate plot – this is very inconsistent across all MFCs)</w:t>
        </w:r>
      </w:ins>
      <w:ins w:id="79" w:author="Hemma Philamore" w:date="2026-09-02T12:20:00Z" w16du:dateUtc="2026-09-02T11:20:00Z">
        <w:r w:rsidR="00F508FE">
          <w:t>, energy generation (Figure 4)</w:t>
        </w:r>
      </w:ins>
    </w:p>
    <w:p w14:paraId="0CC04D1B" w14:textId="2CF1C5EE" w:rsidR="005A73CC" w:rsidRDefault="001338FE" w:rsidP="001338FE">
      <w:pPr>
        <w:jc w:val="both"/>
        <w:rPr>
          <w:ins w:id="80" w:author="Hemma Philamore" w:date="2026-09-02T13:26:00Z" w16du:dateUtc="2026-09-02T12:26:00Z"/>
        </w:rPr>
      </w:pPr>
      <w:r w:rsidRPr="00836329">
        <w:t xml:space="preserve">Activated-carbon modification </w:t>
      </w:r>
      <w:ins w:id="81" w:author="Hemma Philamore" w:date="2026-09-02T13:05:00Z" w16du:dateUtc="2026-09-02T12:05:00Z">
        <w:r w:rsidR="005A73CC">
          <w:t xml:space="preserve">and larger electrode size </w:t>
        </w:r>
      </w:ins>
      <w:r w:rsidRPr="00836329">
        <w:t>appear</w:t>
      </w:r>
      <w:del w:id="82" w:author="Hemma Philamore" w:date="2026-09-02T13:05:00Z" w16du:dateUtc="2026-09-02T12:05:00Z">
        <w:r w:rsidRPr="00836329" w:rsidDel="005A73CC">
          <w:delText>s</w:delText>
        </w:r>
      </w:del>
      <w:r w:rsidRPr="00836329">
        <w:t xml:space="preserve"> beneficial for power generation </w:t>
      </w:r>
      <w:ins w:id="83" w:author="Hemma Philamore" w:date="2026-09-02T13:04:00Z" w16du:dateUtc="2026-09-02T12:04:00Z">
        <w:r w:rsidR="005A73CC">
          <w:t xml:space="preserve">due to greater </w:t>
        </w:r>
      </w:ins>
      <w:ins w:id="84" w:author="Hemma Philamore" w:date="2026-09-02T13:26:00Z" w16du:dateUtc="2026-09-02T12:26:00Z">
        <w:r w:rsidR="003747FB">
          <w:t xml:space="preserve">peak power output, sustained oner longer duration for a given COD value. </w:t>
        </w:r>
      </w:ins>
    </w:p>
    <w:p w14:paraId="665F15D9" w14:textId="71AEE917" w:rsidR="003747FB" w:rsidRDefault="003747FB" w:rsidP="001338FE">
      <w:pPr>
        <w:jc w:val="both"/>
        <w:rPr>
          <w:ins w:id="85" w:author="Hemma Philamore" w:date="2026-09-02T13:05:00Z" w16du:dateUtc="2026-09-02T12:05:00Z"/>
        </w:rPr>
      </w:pPr>
      <w:ins w:id="86" w:author="Hemma Philamore" w:date="2026-09-02T13:26:00Z" w16du:dateUtc="2026-09-02T12:26:00Z">
        <w:r>
          <w:t>Plain electrodes, smaller size sh</w:t>
        </w:r>
      </w:ins>
      <w:ins w:id="87" w:author="Hemma Philamore" w:date="2026-09-02T13:27:00Z" w16du:dateUtc="2026-09-02T12:27:00Z">
        <w:r>
          <w:t xml:space="preserve">ow potential </w:t>
        </w:r>
      </w:ins>
      <w:ins w:id="88" w:author="Hemma Philamore" w:date="2026-09-02T13:40:00Z" w16du:dateUtc="2026-09-02T12:40:00Z">
        <w:r w:rsidR="0047199F">
          <w:t xml:space="preserve">for more accurate </w:t>
        </w:r>
      </w:ins>
      <w:ins w:id="89" w:author="Hemma Philamore" w:date="2026-09-02T13:27:00Z" w16du:dateUtc="2026-09-02T12:27:00Z">
        <w:r>
          <w:t xml:space="preserve">sensing due to greater linearity </w:t>
        </w:r>
      </w:ins>
      <w:ins w:id="90" w:author="Hemma Philamore" w:date="2026-09-02T13:41:00Z" w16du:dateUtc="2026-09-02T12:41:00Z">
        <w:r w:rsidR="0047199F">
          <w:t xml:space="preserve">(R2) </w:t>
        </w:r>
      </w:ins>
      <w:ins w:id="91" w:author="Hemma Philamore" w:date="2026-09-02T13:27:00Z" w16du:dateUtc="2026-09-02T12:27:00Z">
        <w:r>
          <w:t xml:space="preserve">between COD concentration </w:t>
        </w:r>
      </w:ins>
      <w:ins w:id="92" w:author="Hemma Philamore" w:date="2026-09-02T13:41:00Z" w16du:dateUtc="2026-09-02T12:41:00Z">
        <w:r w:rsidR="0047199F">
          <w:t>Vpeak</w:t>
        </w:r>
      </w:ins>
      <w:ins w:id="93" w:author="Hemma Philamore" w:date="2026-09-02T13:28:00Z" w16du:dateUtc="2026-09-02T12:28:00Z">
        <w:r>
          <w:t xml:space="preserve">. </w:t>
        </w:r>
      </w:ins>
      <w:ins w:id="94" w:author="Hemma Philamore" w:date="2026-09-02T13:27:00Z" w16du:dateUtc="2026-09-02T12:27:00Z">
        <w:r>
          <w:t xml:space="preserve"> </w:t>
        </w:r>
      </w:ins>
    </w:p>
    <w:p w14:paraId="03FFAFE8" w14:textId="66C1C04C" w:rsidR="00A343B8" w:rsidRPr="00836329" w:rsidDel="00F508FE" w:rsidRDefault="001338FE" w:rsidP="001338FE">
      <w:pPr>
        <w:jc w:val="both"/>
        <w:rPr>
          <w:del w:id="95" w:author="Hemma Philamore" w:date="2026-09-02T12:19:00Z" w16du:dateUtc="2026-09-02T11:19:00Z"/>
        </w:rPr>
      </w:pPr>
      <w:del w:id="96" w:author="Hemma Philamore" w:date="2026-09-02T13:27:00Z" w16du:dateUtc="2026-09-02T12:27:00Z">
        <w:r w:rsidRPr="00836329" w:rsidDel="003747FB">
          <w:delText>but not necessarily for sensing.</w:delText>
        </w:r>
      </w:del>
    </w:p>
    <w:p w14:paraId="5532D3C4" w14:textId="77777777" w:rsidR="001338FE" w:rsidRDefault="001338FE" w:rsidP="00167C53"/>
    <w:p w14:paraId="4F545102" w14:textId="6A1C365D" w:rsidR="00167C53" w:rsidRPr="00062C8D" w:rsidRDefault="00167C53" w:rsidP="00167C53">
      <w:r w:rsidRPr="00062C8D">
        <w:t xml:space="preserve">Plain anodes: </w:t>
      </w:r>
      <w:ins w:id="97" w:author="Hemma Philamore" w:date="2026-09-02T13:41:00Z" w16du:dateUtc="2026-09-02T12:41:00Z">
        <w:r w:rsidR="0047199F">
          <w:t xml:space="preserve">Strong linear </w:t>
        </w:r>
      </w:ins>
      <w:del w:id="98" w:author="Hemma Philamore" w:date="2026-09-02T13:41:00Z" w16du:dateUtc="2026-09-02T12:41:00Z">
        <w:r w:rsidRPr="00062C8D" w:rsidDel="0047199F">
          <w:delText xml:space="preserve">High </w:delText>
        </w:r>
      </w:del>
      <w:r w:rsidRPr="00062C8D">
        <w:t>correlation between peak voltage and COD concentration (</w:t>
      </w:r>
      <w:commentRangeStart w:id="99"/>
      <w:commentRangeStart w:id="100"/>
      <w:commentRangeStart w:id="101"/>
      <w:r w:rsidRPr="00062C8D">
        <w:t>R2 = 0.81-0.86</w:t>
      </w:r>
      <w:commentRangeEnd w:id="99"/>
      <w:r w:rsidR="00A343B8" w:rsidRPr="00062C8D">
        <w:rPr>
          <w:rStyle w:val="CommentReference"/>
          <w:sz w:val="24"/>
          <w:szCs w:val="24"/>
        </w:rPr>
        <w:commentReference w:id="99"/>
      </w:r>
      <w:commentRangeEnd w:id="100"/>
      <w:r w:rsidR="00A343B8" w:rsidRPr="00062C8D">
        <w:rPr>
          <w:rStyle w:val="CommentReference"/>
          <w:sz w:val="24"/>
          <w:szCs w:val="24"/>
        </w:rPr>
        <w:commentReference w:id="100"/>
      </w:r>
      <w:commentRangeEnd w:id="101"/>
      <w:r w:rsidR="00A343B8" w:rsidRPr="00062C8D">
        <w:rPr>
          <w:rStyle w:val="CommentReference"/>
          <w:sz w:val="24"/>
          <w:szCs w:val="24"/>
        </w:rPr>
        <w:commentReference w:id="101"/>
      </w:r>
      <w:r w:rsidRPr="00062C8D">
        <w:t>)</w:t>
      </w:r>
      <w:ins w:id="102" w:author="Hemma Philamore" w:date="2026-09-02T12:11:00Z" w16du:dateUtc="2026-09-02T11:11:00Z">
        <w:r w:rsidR="00A343B8">
          <w:t xml:space="preserve"> </w:t>
        </w:r>
      </w:ins>
    </w:p>
    <w:p w14:paraId="337699D3" w14:textId="3B84F28F" w:rsidR="00167C53" w:rsidRPr="00062C8D" w:rsidRDefault="00167C53" w:rsidP="00167C53">
      <w:r w:rsidRPr="00062C8D">
        <w:t>Small AC anode (100 AC): Achieves the highest overall peak linearity (R2 = 0.91)</w:t>
      </w:r>
    </w:p>
    <w:p w14:paraId="67F7FCB5" w14:textId="4CA1B4BD" w:rsidR="00167C53" w:rsidRPr="00062C8D" w:rsidRDefault="00167C53" w:rsidP="00167C53">
      <w:r w:rsidRPr="00062C8D">
        <w:t xml:space="preserve">Large AC anode (600 AC): Fails as a linear linear-peak sensor (R2 = 0.093) double-layer capacitance of large-scale activated carbon stores charge, decoupling immediate substrate degradation from transient voltage response. </w:t>
      </w:r>
      <w:r w:rsidR="00FB13C4" w:rsidRPr="00167C53">
        <w:t>high surface area combined with activated carbon creates massive electric double-layer capacitance. The anode acts as a supercapacitor, storing generated charge rather than immediately passing it through the circuit during transient COD spikes. This smooths out the peak and destroys linear concentration tracking.</w:t>
      </w:r>
    </w:p>
    <w:p w14:paraId="2DF86164" w14:textId="2FA6896A" w:rsidR="00167C53" w:rsidRPr="00167C53" w:rsidRDefault="00167C53" w:rsidP="00167C53">
      <w:r>
        <w:rPr>
          <w:rFonts w:hint="eastAsia"/>
        </w:rPr>
        <w:t>response time is governed by times for biological, diffusion and capacitive reactions</w:t>
      </w:r>
    </w:p>
    <w:p w14:paraId="4C4C10C6" w14:textId="77777777" w:rsidR="00167C53" w:rsidRDefault="00167C53" w:rsidP="00167C53"/>
    <w:p w14:paraId="03850469" w14:textId="77777777" w:rsidR="00167C53" w:rsidRPr="00167C53" w:rsidRDefault="00167C53" w:rsidP="00167C53"/>
    <w:p w14:paraId="349DF3B6" w14:textId="02E3D174" w:rsidR="00A937AD" w:rsidRDefault="00A937AD" w:rsidP="0088018E">
      <w:pPr>
        <w:pStyle w:val="Heading2"/>
        <w:numPr>
          <w:ilvl w:val="1"/>
          <w:numId w:val="16"/>
        </w:numPr>
      </w:pPr>
      <w:r w:rsidRPr="00A937AD">
        <w:t xml:space="preserve">Impact of </w:t>
      </w:r>
      <w:r w:rsidR="0088018E">
        <w:t>e</w:t>
      </w:r>
      <w:r w:rsidRPr="00A937AD">
        <w:t xml:space="preserve">xternal </w:t>
      </w:r>
      <w:r w:rsidR="0088018E">
        <w:t>l</w:t>
      </w:r>
      <w:r w:rsidRPr="00A937AD">
        <w:t>oad (</w:t>
      </w:r>
      <w:r w:rsidR="0088018E">
        <w:t>Rext)</w:t>
      </w:r>
      <w:r w:rsidRPr="00A937AD">
        <w:t xml:space="preserve"> on </w:t>
      </w:r>
      <w:r w:rsidR="0088018E">
        <w:t>s</w:t>
      </w:r>
      <w:r w:rsidRPr="00A937AD">
        <w:t xml:space="preserve">ensing </w:t>
      </w:r>
      <w:r w:rsidR="0088018E">
        <w:t>and power harvesting</w:t>
      </w:r>
    </w:p>
    <w:p w14:paraId="55F0E6BE" w14:textId="77777777" w:rsidR="00167C53" w:rsidRDefault="00167C53" w:rsidP="00167C53">
      <w:r w:rsidRPr="00C85402">
        <w:rPr>
          <w:noProof/>
        </w:rPr>
        <w:drawing>
          <wp:anchor distT="0" distB="0" distL="114300" distR="114300" simplePos="0" relativeHeight="251662336" behindDoc="0" locked="0" layoutInCell="1" allowOverlap="1" wp14:anchorId="0C62EC86" wp14:editId="24ABF143">
            <wp:simplePos x="0" y="0"/>
            <wp:positionH relativeFrom="column">
              <wp:posOffset>5713730</wp:posOffset>
            </wp:positionH>
            <wp:positionV relativeFrom="paragraph">
              <wp:posOffset>320705</wp:posOffset>
            </wp:positionV>
            <wp:extent cx="535940" cy="719455"/>
            <wp:effectExtent l="0" t="0" r="0" b="4445"/>
            <wp:wrapNone/>
            <wp:docPr id="18806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935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A13">
        <w:rPr>
          <w:noProof/>
        </w:rPr>
        <w:object w:dxaOrig="14666" w:dyaOrig="3814" w14:anchorId="70932F4D">
          <v:shape id="_x0000_i1025" type="#_x0000_t75" alt="" style="width:451.25pt;height:117.6pt;mso-width-percent:0;mso-height-percent:0;mso-width-percent:0;mso-height-percent:0" o:ole="">
            <v:imagedata r:id="rId18" o:title=""/>
          </v:shape>
          <o:OLEObject Type="Embed" ProgID="Prism10.Document" ShapeID="_x0000_i1025" DrawAspect="Content" ObjectID="_1849864472" r:id="rId19"/>
        </w:object>
      </w:r>
    </w:p>
    <w:p w14:paraId="15D0F565" w14:textId="4FDFF100" w:rsidR="00167C53" w:rsidRDefault="00167C53" w:rsidP="00167C53">
      <w:pPr>
        <w:ind w:left="360"/>
      </w:pPr>
      <w:r>
        <w:lastRenderedPageBreak/>
        <w:t xml:space="preserve">Figure </w:t>
      </w:r>
      <w:r w:rsidR="0020441C">
        <w:rPr>
          <w:rFonts w:hint="eastAsia"/>
        </w:rPr>
        <w:t>4</w:t>
      </w:r>
      <w:r>
        <w:t>. Polarisation and power curves of tested anode types under background water with different COD values: (A) river water only; (B) COD of 180 mg/L; (C) COD of 856 mg/L</w:t>
      </w:r>
    </w:p>
    <w:p w14:paraId="1C7D7DC5" w14:textId="38924584" w:rsidR="00DD2282" w:rsidRPr="00DD2282" w:rsidRDefault="00DD2282" w:rsidP="00DD2282">
      <w:r>
        <w:rPr>
          <w:rFonts w:hint="eastAsia"/>
        </w:rPr>
        <w:t>O</w:t>
      </w:r>
      <w:r w:rsidRPr="00DD2282">
        <w:t xml:space="preserve">perating near </w:t>
      </w:r>
      <w:commentRangeStart w:id="103"/>
      <w:r w:rsidRPr="00DD2282">
        <w:t>internal resistance</w:t>
      </w:r>
      <w:r>
        <w:rPr>
          <w:rFonts w:hint="eastAsia"/>
        </w:rPr>
        <w:t xml:space="preserve"> </w:t>
      </w:r>
      <w:commentRangeEnd w:id="103"/>
      <w:r w:rsidR="003747FB" w:rsidRPr="00DD2282">
        <w:rPr>
          <w:rStyle w:val="CommentReference"/>
          <w:sz w:val="24"/>
          <w:szCs w:val="24"/>
        </w:rPr>
        <w:commentReference w:id="103"/>
      </w:r>
      <w:r w:rsidRPr="00DD2282">
        <w:t>generally yields the best linearity across most anodes</w:t>
      </w:r>
      <w:r>
        <w:rPr>
          <w:rFonts w:hint="eastAsia"/>
        </w:rPr>
        <w:t xml:space="preserve">? (R2 &gt; 0.84-0.90) </w:t>
      </w:r>
      <w:r w:rsidRPr="00DD2282">
        <w:t>compared to over-loaded or under-loaded conditions</w:t>
      </w:r>
      <w:r>
        <w:rPr>
          <w:rFonts w:hint="eastAsia"/>
        </w:rPr>
        <w:t>?</w:t>
      </w:r>
      <w:r w:rsidRPr="00DD2282">
        <w:t xml:space="preserve"> </w:t>
      </w:r>
      <w:r w:rsidR="00FB13C4">
        <w:t>But i</w:t>
      </w:r>
      <w:r w:rsidR="00FB13C4">
        <w:rPr>
          <w:rFonts w:hint="eastAsia"/>
        </w:rPr>
        <w:t>nternal resistance changes in response to the COD of feedstock.</w:t>
      </w:r>
    </w:p>
    <w:p w14:paraId="154E9DBB" w14:textId="52E32828" w:rsidR="00DD2282" w:rsidRPr="00DD2282" w:rsidRDefault="00DD2282" w:rsidP="00DD2282">
      <w:r w:rsidRPr="00DD2282">
        <w:rPr>
          <w:highlight w:val="yellow"/>
        </w:rPr>
        <w:t>Heatmap: combined heatmap matrix</w:t>
      </w:r>
      <w:r w:rsidRPr="00DD2282">
        <w:rPr>
          <w:rFonts w:hint="eastAsia"/>
          <w:highlight w:val="yellow"/>
        </w:rPr>
        <w:t xml:space="preserve"> (4 anodes x 3 loads)</w:t>
      </w:r>
      <w:r w:rsidRPr="00DD2282">
        <w:rPr>
          <w:highlight w:val="yellow"/>
        </w:rPr>
        <w:t xml:space="preserve">. </w:t>
      </w:r>
      <w:r w:rsidRPr="00DD2282">
        <w:rPr>
          <w:rFonts w:hint="eastAsia"/>
          <w:highlight w:val="yellow"/>
        </w:rPr>
        <w:t>Colour-</w:t>
      </w:r>
      <w:r w:rsidRPr="00DD2282">
        <w:rPr>
          <w:highlight w:val="yellow"/>
        </w:rPr>
        <w:t xml:space="preserve">code cells </w:t>
      </w:r>
      <w:r w:rsidRPr="00DD2282">
        <w:rPr>
          <w:rFonts w:hint="eastAsia"/>
          <w:highlight w:val="yellow"/>
        </w:rPr>
        <w:t xml:space="preserve">by R2 value </w:t>
      </w:r>
      <w:r w:rsidRPr="00DD2282">
        <w:rPr>
          <w:highlight w:val="yellow"/>
        </w:rPr>
        <w:t xml:space="preserve">on one half and </w:t>
      </w:r>
      <w:r w:rsidRPr="00DD2282">
        <w:rPr>
          <w:rFonts w:hint="eastAsia"/>
          <w:highlight w:val="yellow"/>
        </w:rPr>
        <w:t xml:space="preserve">power output </w:t>
      </w:r>
      <w:r w:rsidRPr="00DD2282">
        <w:rPr>
          <w:highlight w:val="yellow"/>
        </w:rPr>
        <w:t>on the other to visually prove the trade-of</w:t>
      </w:r>
      <w:r w:rsidR="0020441C">
        <w:rPr>
          <w:rFonts w:hint="eastAsia"/>
          <w:highlight w:val="yellow"/>
        </w:rPr>
        <w:t>f?</w:t>
      </w:r>
    </w:p>
    <w:p w14:paraId="4D086C4D" w14:textId="77777777" w:rsidR="00163893" w:rsidRDefault="00163893" w:rsidP="00163893">
      <w:r>
        <w:t>Table. R</w:t>
      </w:r>
      <w:r w:rsidRPr="00167C53">
        <w:rPr>
          <w:vertAlign w:val="superscript"/>
        </w:rPr>
        <w:t>2</w:t>
      </w:r>
    </w:p>
    <w:tbl>
      <w:tblPr>
        <w:tblW w:w="88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8"/>
      </w:tblGrid>
      <w:tr w:rsidR="00163893" w:rsidRPr="00297ED7" w14:paraId="0A770F13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2F964B" w14:textId="77777777" w:rsidR="00163893" w:rsidRDefault="00163893" w:rsidP="00993AC2">
            <w:pPr>
              <w:jc w:val="center"/>
            </w:pPr>
          </w:p>
        </w:tc>
        <w:tc>
          <w:tcPr>
            <w:tcW w:w="66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A5B0A8" w14:textId="77777777" w:rsidR="00163893" w:rsidRDefault="00163893" w:rsidP="00993AC2">
            <w:pPr>
              <w:jc w:val="center"/>
            </w:pPr>
            <w:r>
              <w:t>External load (R</w:t>
            </w:r>
            <w:r w:rsidRPr="00E8696C">
              <w:rPr>
                <w:vertAlign w:val="subscript"/>
              </w:rPr>
              <w:t>EXT</w:t>
            </w:r>
            <w:r>
              <w:t>)</w:t>
            </w:r>
          </w:p>
        </w:tc>
      </w:tr>
      <w:tr w:rsidR="00163893" w:rsidRPr="00297ED7" w14:paraId="2E62B03C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A10EA" w14:textId="77777777" w:rsidR="00163893" w:rsidRPr="00297ED7" w:rsidRDefault="00163893" w:rsidP="00993AC2">
            <w:pPr>
              <w:jc w:val="center"/>
            </w:pPr>
            <w:r>
              <w:t>R</w:t>
            </w:r>
            <w:r w:rsidRPr="00FB13C4">
              <w:rPr>
                <w:vertAlign w:val="superscript"/>
              </w:rPr>
              <w:t>2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79FA7" w14:textId="77777777" w:rsidR="00163893" w:rsidRPr="00297ED7" w:rsidRDefault="00163893" w:rsidP="00993AC2">
            <w:pPr>
              <w:jc w:val="center"/>
            </w:pPr>
            <w:r>
              <w:t>0.1K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47774" w14:textId="77777777" w:rsidR="00163893" w:rsidRPr="00297ED7" w:rsidRDefault="00163893" w:rsidP="00993AC2">
            <w:pPr>
              <w:jc w:val="center"/>
            </w:pPr>
            <w:r>
              <w:t>1K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174FF2" w14:textId="77777777" w:rsidR="00163893" w:rsidRPr="00297ED7" w:rsidRDefault="00163893" w:rsidP="00993AC2">
            <w:pPr>
              <w:jc w:val="center"/>
            </w:pPr>
            <w:r>
              <w:t>3K</w:t>
            </w:r>
          </w:p>
        </w:tc>
      </w:tr>
      <w:tr w:rsidR="00163893" w:rsidRPr="00297ED7" w14:paraId="06F5865D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FC5EA" w14:textId="77777777" w:rsidR="00163893" w:rsidRPr="00297ED7" w:rsidRDefault="00163893" w:rsidP="00993AC2">
            <w:pPr>
              <w:jc w:val="center"/>
            </w:pPr>
            <w:r>
              <w:t>AC100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286CDC" w14:textId="77777777" w:rsidR="00163893" w:rsidRPr="00297ED7" w:rsidRDefault="00163893" w:rsidP="00993AC2">
            <w:pPr>
              <w:jc w:val="center"/>
            </w:pPr>
            <w:r w:rsidRPr="002A56CD">
              <w:t>0.7334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E51F5E" w14:textId="77777777" w:rsidR="00163893" w:rsidRPr="00297ED7" w:rsidRDefault="00163893" w:rsidP="00993AC2">
            <w:pPr>
              <w:jc w:val="center"/>
            </w:pPr>
            <w:r w:rsidRPr="002A56CD">
              <w:t>0.9098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F14520" w14:textId="77777777" w:rsidR="00163893" w:rsidRPr="00297ED7" w:rsidRDefault="00163893" w:rsidP="00993AC2">
            <w:pPr>
              <w:jc w:val="center"/>
            </w:pPr>
            <w:r w:rsidRPr="002A56CD">
              <w:t>0.8228</w:t>
            </w:r>
          </w:p>
        </w:tc>
      </w:tr>
      <w:tr w:rsidR="00163893" w:rsidRPr="00297ED7" w14:paraId="6C437B3C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3057EF" w14:textId="77777777" w:rsidR="00163893" w:rsidRPr="00297ED7" w:rsidRDefault="00163893" w:rsidP="00993AC2">
            <w:pPr>
              <w:jc w:val="center"/>
            </w:pPr>
            <w:r>
              <w:t>AC600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AA1D81" w14:textId="77777777" w:rsidR="00163893" w:rsidRPr="00297ED7" w:rsidRDefault="00163893" w:rsidP="00993AC2">
            <w:pPr>
              <w:jc w:val="center"/>
            </w:pPr>
            <w:r w:rsidRPr="00297ED7">
              <w:t>0.01</w:t>
            </w:r>
            <w:r>
              <w:t>37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3AA1C0" w14:textId="77777777" w:rsidR="00163893" w:rsidRPr="00297ED7" w:rsidRDefault="00163893" w:rsidP="00993AC2">
            <w:pPr>
              <w:jc w:val="center"/>
            </w:pPr>
            <w:r w:rsidRPr="00297ED7">
              <w:t>0.092</w:t>
            </w:r>
            <w:r>
              <w:t>8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5C0BF5" w14:textId="77777777" w:rsidR="00163893" w:rsidRPr="00297ED7" w:rsidRDefault="00163893" w:rsidP="00993AC2">
            <w:pPr>
              <w:jc w:val="center"/>
            </w:pPr>
            <w:r w:rsidRPr="00297ED7">
              <w:t>0.3614</w:t>
            </w:r>
          </w:p>
        </w:tc>
      </w:tr>
      <w:tr w:rsidR="00163893" w:rsidRPr="00297ED7" w14:paraId="7E139ACB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BA6B4" w14:textId="77777777" w:rsidR="00163893" w:rsidRPr="00297ED7" w:rsidRDefault="00163893" w:rsidP="00993AC2">
            <w:pPr>
              <w:jc w:val="center"/>
            </w:pPr>
            <w:r>
              <w:t>CV100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97359C" w14:textId="77777777" w:rsidR="00163893" w:rsidRPr="00297ED7" w:rsidRDefault="00163893" w:rsidP="00993AC2">
            <w:pPr>
              <w:jc w:val="center"/>
            </w:pPr>
            <w:r w:rsidRPr="00297ED7">
              <w:t>0.5563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08301" w14:textId="77777777" w:rsidR="00163893" w:rsidRPr="00297ED7" w:rsidRDefault="00163893" w:rsidP="00993AC2">
            <w:pPr>
              <w:jc w:val="center"/>
            </w:pPr>
            <w:r w:rsidRPr="00297ED7">
              <w:t>0.8472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E9555" w14:textId="77777777" w:rsidR="00163893" w:rsidRPr="00297ED7" w:rsidRDefault="00163893" w:rsidP="00993AC2">
            <w:pPr>
              <w:jc w:val="center"/>
            </w:pPr>
            <w:r w:rsidRPr="00297ED7">
              <w:t>0.4827</w:t>
            </w:r>
          </w:p>
        </w:tc>
      </w:tr>
      <w:tr w:rsidR="00163893" w:rsidRPr="00297ED7" w14:paraId="7D674875" w14:textId="77777777" w:rsidTr="00993AC2"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26516F" w14:textId="77777777" w:rsidR="00163893" w:rsidRPr="00297ED7" w:rsidRDefault="00163893" w:rsidP="00993AC2">
            <w:pPr>
              <w:jc w:val="center"/>
            </w:pPr>
            <w:r>
              <w:t>CV600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EFA8C" w14:textId="77777777" w:rsidR="00163893" w:rsidRPr="00297ED7" w:rsidRDefault="00163893" w:rsidP="00993AC2">
            <w:pPr>
              <w:jc w:val="center"/>
            </w:pPr>
            <w:r w:rsidRPr="00297ED7">
              <w:t>0.6689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AEA3ED" w14:textId="77777777" w:rsidR="00163893" w:rsidRPr="00297ED7" w:rsidRDefault="00163893" w:rsidP="00993AC2">
            <w:pPr>
              <w:jc w:val="center"/>
            </w:pPr>
            <w:r w:rsidRPr="00297ED7">
              <w:t>0.8779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3977D" w14:textId="77777777" w:rsidR="00163893" w:rsidRPr="00297ED7" w:rsidRDefault="00163893" w:rsidP="00993AC2">
            <w:pPr>
              <w:jc w:val="center"/>
            </w:pPr>
            <w:r w:rsidRPr="00297ED7">
              <w:t>0.7149</w:t>
            </w:r>
          </w:p>
        </w:tc>
      </w:tr>
    </w:tbl>
    <w:p w14:paraId="7E53BD97" w14:textId="77777777" w:rsidR="00163893" w:rsidRDefault="00163893" w:rsidP="00163893"/>
    <w:p w14:paraId="293BA39B" w14:textId="77777777" w:rsidR="00167C53" w:rsidRPr="00167C53" w:rsidRDefault="00167C53" w:rsidP="00167C53"/>
    <w:p w14:paraId="25F16BA1" w14:textId="77777777" w:rsidR="00167C53" w:rsidRDefault="00167C53" w:rsidP="0088018E">
      <w:pPr>
        <w:pStyle w:val="Heading2"/>
        <w:numPr>
          <w:ilvl w:val="1"/>
          <w:numId w:val="16"/>
        </w:numPr>
      </w:pPr>
      <w:r>
        <w:rPr>
          <w:rFonts w:hint="eastAsia"/>
        </w:rPr>
        <w:t>Interplay of anode architecture and load</w:t>
      </w:r>
    </w:p>
    <w:p w14:paraId="6B944703" w14:textId="516AD23F" w:rsidR="0088018E" w:rsidRDefault="00167C53" w:rsidP="00167C53">
      <w:r>
        <w:rPr>
          <w:rFonts w:hint="eastAsia"/>
        </w:rPr>
        <w:t>(</w:t>
      </w:r>
      <w:r w:rsidR="0088018E">
        <w:t>Mapping the sensing-power trade-off</w:t>
      </w:r>
      <w:r>
        <w:rPr>
          <w:rFonts w:hint="eastAsia"/>
        </w:rPr>
        <w:t>)</w:t>
      </w:r>
    </w:p>
    <w:p w14:paraId="702E6648" w14:textId="77777777" w:rsidR="001338FE" w:rsidRPr="00836329" w:rsidRDefault="001338FE" w:rsidP="001338FE">
      <w:pPr>
        <w:jc w:val="both"/>
      </w:pPr>
      <w:r w:rsidRPr="00836329">
        <w:t>Activated-carbon modified anodes were originally incorporated because of their anticipated advantages for power production and potential self-powered sensing applications.</w:t>
      </w:r>
      <w:r w:rsidRPr="001338FE">
        <w:t xml:space="preserve"> </w:t>
      </w:r>
      <w:r w:rsidRPr="00836329">
        <w:t>Optimising an MFC for power generation may not optimise it for sensing.</w:t>
      </w:r>
    </w:p>
    <w:p w14:paraId="772C0E52" w14:textId="77777777" w:rsidR="001338FE" w:rsidRDefault="001338FE" w:rsidP="00167C53"/>
    <w:p w14:paraId="73DDF564" w14:textId="23999CEA" w:rsidR="0088018E" w:rsidRPr="0088018E" w:rsidRDefault="0088018E" w:rsidP="0088018E">
      <w:r>
        <w:t xml:space="preserve">Heat map? </w:t>
      </w:r>
      <w:r w:rsidRPr="0088018E">
        <w:t>R² vs. power density across all anode × load</w:t>
      </w:r>
      <w:r>
        <w:t xml:space="preserve"> </w:t>
      </w:r>
      <w:r w:rsidRPr="0088018E">
        <w:t>combinations</w:t>
      </w:r>
      <w:r>
        <w:t>?</w:t>
      </w:r>
    </w:p>
    <w:p w14:paraId="383DD6F9" w14:textId="77777777" w:rsidR="00EB0567" w:rsidRDefault="00EB0567" w:rsidP="00EB0567">
      <w:pPr>
        <w:jc w:val="both"/>
      </w:pPr>
      <w:r>
        <w:t xml:space="preserve">Table X. </w:t>
      </w:r>
      <w:r w:rsidRPr="00062C8D">
        <w:t xml:space="preserve">Summary metrics: </w:t>
      </w:r>
      <w:r>
        <w:t>anode type, Rext, Peak R2, 1h R2, Avg Tpeak, power output</w:t>
      </w:r>
    </w:p>
    <w:p w14:paraId="167542EC" w14:textId="53CF4F53" w:rsidR="008E4980" w:rsidRDefault="00167C53" w:rsidP="00167C53">
      <w:pPr>
        <w:jc w:val="both"/>
        <w:rPr>
          <w:ins w:id="104" w:author="Hemma Philamore" w:date="2026-09-02T13:43:00Z" w16du:dateUtc="2026-09-02T12:43:00Z"/>
          <w:color w:val="0070C0"/>
        </w:rPr>
      </w:pPr>
      <w:r w:rsidRPr="0020441C">
        <w:rPr>
          <w:color w:val="0070C0"/>
        </w:rPr>
        <w:t>Time-to-Peak Latency: substantial lag</w:t>
      </w:r>
      <w:r w:rsidR="0020441C" w:rsidRPr="0020441C">
        <w:rPr>
          <w:rFonts w:hint="eastAsia"/>
          <w:color w:val="0070C0"/>
        </w:rPr>
        <w:t xml:space="preserve"> (hours to reach Vpeak) </w:t>
      </w:r>
      <w:r w:rsidRPr="0020441C">
        <w:rPr>
          <w:color w:val="0070C0"/>
        </w:rPr>
        <w:t>across all setups due to low substrate flow rates and ceramic mass transfer constraints.</w:t>
      </w:r>
      <w:ins w:id="105" w:author="Hemma Philamore" w:date="2026-09-02T13:43:00Z" w16du:dateUtc="2026-09-02T12:43:00Z">
        <w:r w:rsidR="008E4980">
          <w:rPr>
            <w:color w:val="0070C0"/>
          </w:rPr>
          <w:t xml:space="preserve"> Time-to-peak latency is also highly inconsistent across all MFCs</w:t>
        </w:r>
      </w:ins>
      <w:ins w:id="106" w:author="Hemma Philamore" w:date="2026-09-02T13:44:00Z" w16du:dateUtc="2026-09-02T12:44:00Z">
        <w:r w:rsidR="008E4980">
          <w:rPr>
            <w:color w:val="0070C0"/>
          </w:rPr>
          <w:t xml:space="preserve">, even under the same conditions. </w:t>
        </w:r>
      </w:ins>
      <w:ins w:id="107" w:author="Hemma Philamore" w:date="2026-09-02T13:45:00Z" w16du:dateUtc="2026-09-02T12:45:00Z">
        <w:r w:rsidR="008E4980">
          <w:rPr>
            <w:color w:val="0070C0"/>
          </w:rPr>
          <w:t>Identification o fa peak is also, by nature, only possible after the peak has occurr</w:t>
        </w:r>
      </w:ins>
      <w:ins w:id="108" w:author="Hemma Philamore" w:date="2026-09-02T13:46:00Z" w16du:dateUtc="2026-09-02T12:46:00Z">
        <w:r w:rsidR="008E4980">
          <w:rPr>
            <w:color w:val="0070C0"/>
          </w:rPr>
          <w:t xml:space="preserve">ed. All of this </w:t>
        </w:r>
      </w:ins>
      <w:ins w:id="109" w:author="Hemma Philamore" w:date="2026-09-02T13:44:00Z" w16du:dateUtc="2026-09-02T12:44:00Z">
        <w:r w:rsidR="008E4980">
          <w:rPr>
            <w:color w:val="0070C0"/>
          </w:rPr>
          <w:t xml:space="preserve">makes it very difficult to use </w:t>
        </w:r>
      </w:ins>
      <w:ins w:id="110" w:author="Hemma Philamore" w:date="2026-09-02T13:45:00Z" w16du:dateUtc="2026-09-02T12:45:00Z">
        <w:r w:rsidR="008E4980">
          <w:rPr>
            <w:color w:val="0070C0"/>
          </w:rPr>
          <w:t xml:space="preserve">Vpeak in </w:t>
        </w:r>
      </w:ins>
      <w:ins w:id="111" w:author="Hemma Philamore" w:date="2026-09-02T13:46:00Z" w16du:dateUtc="2026-09-02T12:46:00Z">
        <w:r w:rsidR="008E4980">
          <w:rPr>
            <w:color w:val="0070C0"/>
          </w:rPr>
          <w:t>practice for COD sensing</w:t>
        </w:r>
      </w:ins>
      <w:ins w:id="112" w:author="Hemma Philamore" w:date="2026-09-02T13:48:00Z" w16du:dateUtc="2026-09-02T12:48:00Z">
        <w:r w:rsidR="008E4980">
          <w:rPr>
            <w:color w:val="0070C0"/>
          </w:rPr>
          <w:t xml:space="preserve">. A natural next step is </w:t>
        </w:r>
      </w:ins>
      <w:ins w:id="113" w:author="Hemma Philamore" w:date="2026-09-02T13:49:00Z" w16du:dateUtc="2026-09-02T12:49:00Z">
        <w:r w:rsidR="008E4980">
          <w:rPr>
            <w:color w:val="0070C0"/>
          </w:rPr>
          <w:t>to</w:t>
        </w:r>
      </w:ins>
      <w:ins w:id="114" w:author="Hemma Philamore" w:date="2026-09-02T13:50:00Z" w16du:dateUtc="2026-09-02T12:50:00Z">
        <w:r w:rsidR="008E4980">
          <w:rPr>
            <w:color w:val="0070C0"/>
          </w:rPr>
          <w:t xml:space="preserve"> evaluate </w:t>
        </w:r>
      </w:ins>
      <w:ins w:id="115" w:author="Hemma Philamore" w:date="2026-09-02T13:49:00Z" w16du:dateUtc="2026-09-02T12:49:00Z">
        <w:r w:rsidR="008E4980">
          <w:rPr>
            <w:color w:val="0070C0"/>
          </w:rPr>
          <w:t xml:space="preserve">the accuracy </w:t>
        </w:r>
      </w:ins>
      <w:ins w:id="116" w:author="Hemma Philamore" w:date="2026-09-02T13:51:00Z" w16du:dateUtc="2026-09-02T12:51:00Z">
        <w:r w:rsidR="008E4980">
          <w:rPr>
            <w:color w:val="0070C0"/>
          </w:rPr>
          <w:t xml:space="preserve">(R2) </w:t>
        </w:r>
      </w:ins>
      <w:ins w:id="117" w:author="Hemma Philamore" w:date="2026-09-02T13:49:00Z" w16du:dateUtc="2026-09-02T12:49:00Z">
        <w:r w:rsidR="008E4980">
          <w:rPr>
            <w:color w:val="0070C0"/>
          </w:rPr>
          <w:t xml:space="preserve">of COD </w:t>
        </w:r>
      </w:ins>
      <w:ins w:id="118" w:author="Hemma Philamore" w:date="2026-09-02T13:51:00Z" w16du:dateUtc="2026-09-02T12:51:00Z">
        <w:r w:rsidR="008E4980">
          <w:rPr>
            <w:color w:val="0070C0"/>
          </w:rPr>
          <w:t xml:space="preserve">sensing, a fixed time from the COD spike, rather than at the peak.  </w:t>
        </w:r>
      </w:ins>
      <w:ins w:id="119" w:author="Hemma Philamore" w:date="2026-09-02T13:49:00Z" w16du:dateUtc="2026-09-02T12:49:00Z">
        <w:r w:rsidR="008E4980">
          <w:rPr>
            <w:color w:val="0070C0"/>
          </w:rPr>
          <w:t xml:space="preserve"> </w:t>
        </w:r>
      </w:ins>
      <w:ins w:id="120" w:author="Hemma Philamore" w:date="2026-09-02T13:45:00Z" w16du:dateUtc="2026-09-02T12:45:00Z">
        <w:r w:rsidR="008E4980">
          <w:rPr>
            <w:color w:val="0070C0"/>
          </w:rPr>
          <w:t xml:space="preserve"> </w:t>
        </w:r>
      </w:ins>
    </w:p>
    <w:p w14:paraId="4EB682AB" w14:textId="3E70B6AE" w:rsidR="00167C53" w:rsidRPr="0020441C" w:rsidRDefault="00167C53" w:rsidP="00167C53">
      <w:pPr>
        <w:jc w:val="both"/>
        <w:rPr>
          <w:color w:val="0070C0"/>
        </w:rPr>
      </w:pPr>
      <w:r w:rsidRPr="0020441C">
        <w:rPr>
          <w:color w:val="0070C0"/>
        </w:rPr>
        <w:lastRenderedPageBreak/>
        <w:t xml:space="preserve"> </w:t>
      </w:r>
    </w:p>
    <w:p w14:paraId="645C946A" w14:textId="77777777" w:rsidR="00167C53" w:rsidRDefault="00167C53" w:rsidP="00EB0567">
      <w:pPr>
        <w:jc w:val="both"/>
      </w:pPr>
    </w:p>
    <w:p w14:paraId="340FD2D9" w14:textId="008D4910" w:rsidR="0088018E" w:rsidRDefault="00167C53" w:rsidP="00167C53">
      <w:pPr>
        <w:pStyle w:val="Heading2"/>
        <w:numPr>
          <w:ilvl w:val="1"/>
          <w:numId w:val="16"/>
        </w:numPr>
      </w:pPr>
      <w:r>
        <w:t>E</w:t>
      </w:r>
      <w:r>
        <w:rPr>
          <w:rFonts w:hint="eastAsia"/>
        </w:rPr>
        <w:t xml:space="preserve">valuation of alternative sensing indices </w:t>
      </w:r>
    </w:p>
    <w:p w14:paraId="36327BC8" w14:textId="77B1DB9E" w:rsidR="00167C53" w:rsidRDefault="00167C53" w:rsidP="0088018E">
      <w:pPr>
        <w:jc w:val="both"/>
      </w:pPr>
      <w:r>
        <w:rPr>
          <w:rFonts w:hint="eastAsia"/>
        </w:rPr>
        <w:t>(early window vs. peak features)</w:t>
      </w:r>
    </w:p>
    <w:p w14:paraId="2CBBDBF8" w14:textId="2B2B20D5" w:rsidR="00167C53" w:rsidRDefault="00DD2282" w:rsidP="00DD2282">
      <w:pPr>
        <w:jc w:val="both"/>
        <w:rPr>
          <w:ins w:id="121" w:author="Hemma Philamore" w:date="2026-09-02T14:00:00Z" w16du:dateUtc="2026-09-02T13:00:00Z"/>
        </w:rPr>
      </w:pPr>
      <w:r>
        <w:t>P</w:t>
      </w:r>
      <w:r>
        <w:rPr>
          <w:rFonts w:hint="eastAsia"/>
        </w:rPr>
        <w:t xml:space="preserve">ractical deployment </w:t>
      </w:r>
      <w:r w:rsidR="0020441C">
        <w:t>limitations</w:t>
      </w:r>
    </w:p>
    <w:p w14:paraId="64F7A9A6" w14:textId="66FFC68B" w:rsidR="000A6956" w:rsidRDefault="000A6956" w:rsidP="00DD2282">
      <w:pPr>
        <w:jc w:val="both"/>
      </w:pPr>
      <w:commentRangeStart w:id="122"/>
      <w:ins w:id="123" w:author="Hemma Philamore" w:date="2026-09-02T14:00:00Z" w16du:dateUtc="2026-09-02T13:00:00Z">
        <w:r w:rsidRPr="00836329">
          <w:t>Peak voltage provided the strongest COD correlation</w:t>
        </w:r>
        <w:r>
          <w:t xml:space="preserve"> compared to voltages recorded at proceeding timesteps</w:t>
        </w:r>
        <w:r w:rsidRPr="00836329">
          <w:t>, but substantial sensing information was already present before peak development.</w:t>
        </w:r>
      </w:ins>
      <w:commentRangeEnd w:id="122"/>
      <w:r>
        <w:rPr>
          <w:rStyle w:val="CommentReference"/>
          <w:sz w:val="24"/>
          <w:szCs w:val="24"/>
        </w:rPr>
        <w:commentReference w:id="122"/>
      </w:r>
    </w:p>
    <w:p w14:paraId="50EFBE73" w14:textId="6624E1FB" w:rsidR="00DD2282" w:rsidRDefault="00DD2282" w:rsidP="00DD2282">
      <w:pPr>
        <w:jc w:val="both"/>
        <w:rPr>
          <w:ins w:id="124" w:author="Hemma Philamore" w:date="2026-09-02T13:53:00Z" w16du:dateUtc="2026-09-02T12:53:00Z"/>
        </w:rPr>
      </w:pPr>
      <w:r>
        <w:t>F</w:t>
      </w:r>
      <w:r>
        <w:rPr>
          <w:rFonts w:hint="eastAsia"/>
        </w:rPr>
        <w:t xml:space="preserve">or CV anodes, </w:t>
      </w:r>
      <w:ins w:id="125" w:author="Hemma Philamore" w:date="2026-09-02T13:54:00Z" w16du:dateUtc="2026-09-02T12:54:00Z">
        <w:r w:rsidR="000A6956">
          <w:t>and small AC</w:t>
        </w:r>
      </w:ins>
      <w:ins w:id="126" w:author="Hemma Philamore" w:date="2026-09-02T13:55:00Z" w16du:dateUtc="2026-09-02T12:55:00Z">
        <w:r w:rsidR="000A6956">
          <w:t xml:space="preserve"> anodes, strong linearity is achieved at </w:t>
        </w:r>
      </w:ins>
      <w:r>
        <w:rPr>
          <w:rFonts w:hint="eastAsia"/>
        </w:rPr>
        <w:t xml:space="preserve">V1h </w:t>
      </w:r>
      <w:del w:id="127" w:author="Hemma Philamore" w:date="2026-09-02T13:55:00Z" w16du:dateUtc="2026-09-02T12:55:00Z">
        <w:r w:rsidDel="000A6956">
          <w:rPr>
            <w:rFonts w:hint="eastAsia"/>
          </w:rPr>
          <w:delText xml:space="preserve">already achieves strong linearity </w:delText>
        </w:r>
      </w:del>
      <w:r>
        <w:rPr>
          <w:rFonts w:hint="eastAsia"/>
        </w:rPr>
        <w:t xml:space="preserve">(R2 </w:t>
      </w:r>
      <w:ins w:id="128" w:author="Hemma Philamore" w:date="2026-09-02T13:53:00Z" w16du:dateUtc="2026-09-02T12:53:00Z">
        <w:r w:rsidR="000A6956">
          <w:t xml:space="preserve">&gt; 0.75 </w:t>
        </w:r>
      </w:ins>
      <w:del w:id="129" w:author="Hemma Philamore" w:date="2026-09-02T13:53:00Z" w16du:dateUtc="2026-09-02T12:53:00Z">
        <w:r w:rsidDel="000A6956">
          <w:rPr>
            <w:rFonts w:hint="eastAsia"/>
          </w:rPr>
          <w:delText>= 0.68-0.72</w:delText>
        </w:r>
      </w:del>
      <w:ins w:id="130" w:author="Hemma Philamore" w:date="2026-09-02T13:53:00Z" w16du:dateUtc="2026-09-02T12:53:00Z">
        <w:r w:rsidR="000A6956">
          <w:t>) (Figure 5)</w:t>
        </w:r>
      </w:ins>
      <w:del w:id="131" w:author="Hemma Philamore" w:date="2026-09-02T13:53:00Z" w16du:dateUtc="2026-09-02T12:53:00Z">
        <w:r w:rsidDel="000A6956">
          <w:rPr>
            <w:rFonts w:hint="eastAsia"/>
          </w:rPr>
          <w:delText>)</w:delText>
        </w:r>
      </w:del>
      <w:r>
        <w:rPr>
          <w:rFonts w:hint="eastAsia"/>
        </w:rPr>
        <w:t xml:space="preserve">, </w:t>
      </w:r>
      <w:ins w:id="132" w:author="Hemma Philamore" w:date="2026-09-02T13:55:00Z" w16du:dateUtc="2026-09-02T12:55:00Z">
        <w:r w:rsidR="000A6956">
          <w:t>and E</w:t>
        </w:r>
      </w:ins>
      <w:ins w:id="133" w:author="Hemma Philamore" w:date="2026-09-02T13:56:00Z" w16du:dateUtc="2026-09-02T12:56:00Z">
        <w:r w:rsidR="000A6956">
          <w:t>3</w:t>
        </w:r>
      </w:ins>
      <w:ins w:id="134" w:author="Hemma Philamore" w:date="2026-09-02T13:55:00Z" w16du:dateUtc="2026-09-02T12:55:00Z">
        <w:r w:rsidR="000A6956">
          <w:t xml:space="preserve">h (R2 &gt; </w:t>
        </w:r>
      </w:ins>
      <w:ins w:id="135" w:author="Hemma Philamore" w:date="2026-09-02T13:56:00Z" w16du:dateUtc="2026-09-02T12:56:00Z">
        <w:r w:rsidR="000A6956">
          <w:t>0.9</w:t>
        </w:r>
      </w:ins>
      <w:ins w:id="136" w:author="Hemma Philamore" w:date="2026-09-02T13:55:00Z" w16du:dateUtc="2026-09-02T12:55:00Z">
        <w:r w:rsidR="000A6956">
          <w:t>)_</w:t>
        </w:r>
      </w:ins>
      <w:ins w:id="137" w:author="Hemma Philamore" w:date="2026-09-02T13:57:00Z" w16du:dateUtc="2026-09-02T12:57:00Z">
        <w:r w:rsidR="000A6956">
          <w:t xml:space="preserve">(Figure 6) </w:t>
        </w:r>
      </w:ins>
      <w:r>
        <w:rPr>
          <w:rFonts w:hint="eastAsia"/>
        </w:rPr>
        <w:t xml:space="preserve">demonstrating that </w:t>
      </w:r>
      <w:r>
        <w:t>actionable</w:t>
      </w:r>
      <w:r>
        <w:rPr>
          <w:rFonts w:hint="eastAsia"/>
        </w:rPr>
        <w:t xml:space="preserve"> water quality alerts can be extracted hours before reaching </w:t>
      </w:r>
      <w:commentRangeStart w:id="138"/>
      <w:r>
        <w:t>electrochemical</w:t>
      </w:r>
      <w:r>
        <w:rPr>
          <w:rFonts w:hint="eastAsia"/>
        </w:rPr>
        <w:t xml:space="preserve"> </w:t>
      </w:r>
      <w:r>
        <w:t>equilibrium</w:t>
      </w:r>
      <w:commentRangeEnd w:id="138"/>
      <w:r w:rsidR="000A6956">
        <w:rPr>
          <w:rStyle w:val="CommentReference"/>
          <w:rFonts w:hint="eastAsia"/>
          <w:sz w:val="24"/>
          <w:szCs w:val="24"/>
        </w:rPr>
        <w:commentReference w:id="138"/>
      </w:r>
      <w:r>
        <w:rPr>
          <w:rFonts w:hint="eastAsia"/>
        </w:rPr>
        <w:t xml:space="preserve">. </w:t>
      </w:r>
    </w:p>
    <w:p w14:paraId="08FA06A8" w14:textId="77777777" w:rsidR="0054144A" w:rsidRDefault="0054144A" w:rsidP="00DD2282">
      <w:pPr>
        <w:jc w:val="both"/>
        <w:rPr>
          <w:ins w:id="139" w:author="Hemma Philamore" w:date="2026-09-02T14:24:00Z" w16du:dateUtc="2026-09-02T13:24:00Z"/>
        </w:rPr>
      </w:pPr>
    </w:p>
    <w:p w14:paraId="5F2AC64E" w14:textId="247DCBA4" w:rsidR="000A6956" w:rsidRDefault="009268CC" w:rsidP="00DD2282">
      <w:pPr>
        <w:jc w:val="both"/>
        <w:rPr>
          <w:ins w:id="140" w:author="Hemma Philamore" w:date="2026-09-02T13:53:00Z" w16du:dateUtc="2026-09-02T12:53:00Z"/>
        </w:rPr>
      </w:pPr>
      <w:ins w:id="141" w:author="Hemma Philamore" w:date="2026-09-02T14:21:00Z" w16du:dateUtc="2026-09-02T13:21:00Z">
        <w:r w:rsidRPr="009268CC">
          <w:drawing>
            <wp:inline distT="0" distB="0" distL="0" distR="0" wp14:anchorId="47D2B583" wp14:editId="2829065F">
              <wp:extent cx="5731510" cy="3435985"/>
              <wp:effectExtent l="0" t="0" r="0" b="5715"/>
              <wp:docPr id="35702491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7024910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435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114E68" w14:textId="7FD0D4E0" w:rsidR="000A6956" w:rsidRDefault="000A6956" w:rsidP="00DD2282">
      <w:pPr>
        <w:jc w:val="both"/>
        <w:rPr>
          <w:ins w:id="142" w:author="Hemma Philamore" w:date="2026-09-02T14:05:00Z" w16du:dateUtc="2026-09-02T13:05:00Z"/>
        </w:rPr>
      </w:pPr>
      <w:ins w:id="143" w:author="Hemma Philamore" w:date="2026-09-02T13:53:00Z" w16du:dateUtc="2026-09-02T12:53:00Z">
        <w:r>
          <w:t xml:space="preserve">Figure 5: </w:t>
        </w:r>
      </w:ins>
      <w:ins w:id="144" w:author="Hemma Philamore" w:date="2026-09-02T14:21:00Z" w16du:dateUtc="2026-09-02T13:21:00Z">
        <w:r w:rsidR="009268CC">
          <w:t xml:space="preserve">Evolution of </w:t>
        </w:r>
      </w:ins>
      <w:ins w:id="145" w:author="Hemma Philamore" w:date="2026-09-02T14:22:00Z" w16du:dateUtc="2026-09-02T13:22:00Z">
        <w:r w:rsidR="0054144A">
          <w:t xml:space="preserve">linearity </w:t>
        </w:r>
      </w:ins>
      <w:ins w:id="146" w:author="Hemma Philamore" w:date="2026-09-02T14:23:00Z" w16du:dateUtc="2026-09-02T13:23:00Z">
        <w:r w:rsidR="0054144A">
          <w:t xml:space="preserve">of COD sensing using the MFC voltage at </w:t>
        </w:r>
      </w:ins>
      <w:ins w:id="147" w:author="Hemma Philamore" w:date="2026-09-02T14:21:00Z" w16du:dateUtc="2026-09-02T13:21:00Z">
        <w:r w:rsidR="009268CC">
          <w:t xml:space="preserve"> </w:t>
        </w:r>
      </w:ins>
      <w:ins w:id="148" w:author="Hemma Philamore" w:date="2026-09-02T14:24:00Z" w16du:dateUtc="2026-09-02T13:24:00Z">
        <w:r w:rsidR="0054144A">
          <w:t xml:space="preserve">fixed timesteps (hours) since COD event. MFC configurations shown produced the greatest </w:t>
        </w:r>
      </w:ins>
      <w:ins w:id="149" w:author="Hemma Philamore" w:date="2026-09-02T14:25:00Z" w16du:dateUtc="2026-09-02T13:25:00Z">
        <w:r w:rsidR="0054144A">
          <w:t xml:space="preserve">R2 value of all MFC configs at at least one of the timesteps evaluated. </w:t>
        </w:r>
      </w:ins>
    </w:p>
    <w:p w14:paraId="2AAFCA70" w14:textId="120EF14B" w:rsidR="00456132" w:rsidRDefault="009268CC" w:rsidP="00DD2282">
      <w:pPr>
        <w:jc w:val="both"/>
        <w:rPr>
          <w:ins w:id="150" w:author="Hemma Philamore" w:date="2026-09-02T13:57:00Z" w16du:dateUtc="2026-09-02T12:57:00Z"/>
        </w:rPr>
      </w:pPr>
      <w:ins w:id="151" w:author="Hemma Philamore" w:date="2026-09-02T14:20:00Z" w16du:dateUtc="2026-09-02T13:20:00Z">
        <w:r w:rsidRPr="009268CC">
          <w:lastRenderedPageBreak/>
          <w:drawing>
            <wp:inline distT="0" distB="0" distL="0" distR="0" wp14:anchorId="624B7E2B" wp14:editId="6CB6C6B6">
              <wp:extent cx="5731510" cy="3154045"/>
              <wp:effectExtent l="0" t="0" r="0" b="0"/>
              <wp:docPr id="101583001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5830016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1540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FC9455" w14:textId="77777777" w:rsidR="000A6956" w:rsidRDefault="000A6956" w:rsidP="00DD2282">
      <w:pPr>
        <w:jc w:val="both"/>
        <w:rPr>
          <w:ins w:id="152" w:author="Hemma Philamore" w:date="2026-09-02T13:57:00Z" w16du:dateUtc="2026-09-02T12:57:00Z"/>
        </w:rPr>
      </w:pPr>
    </w:p>
    <w:p w14:paraId="222E9EA6" w14:textId="2FA61347" w:rsidR="0054144A" w:rsidRDefault="000A6956" w:rsidP="0054144A">
      <w:pPr>
        <w:jc w:val="both"/>
        <w:rPr>
          <w:ins w:id="153" w:author="Hemma Philamore" w:date="2026-09-02T14:25:00Z" w16du:dateUtc="2026-09-02T13:25:00Z"/>
        </w:rPr>
      </w:pPr>
      <w:ins w:id="154" w:author="Hemma Philamore" w:date="2026-09-02T13:57:00Z" w16du:dateUtc="2026-09-02T12:57:00Z">
        <w:r>
          <w:t>Figure 6:</w:t>
        </w:r>
      </w:ins>
      <w:ins w:id="155" w:author="Hemma Philamore" w:date="2026-09-02T14:25:00Z" w16du:dateUtc="2026-09-02T13:25:00Z">
        <w:r w:rsidR="0054144A">
          <w:t xml:space="preserve"> </w:t>
        </w:r>
        <w:r w:rsidR="0054144A">
          <w:t xml:space="preserve">Evolution of linearity of COD sensing using the MFC </w:t>
        </w:r>
        <w:r w:rsidR="0054144A">
          <w:t>cumulative energy produced</w:t>
        </w:r>
        <w:r w:rsidR="0054144A">
          <w:t xml:space="preserve"> at  fixed timesteps (hours) since COD event. MFC configurations shown produced the greatest R2 value of all MFC configs at at least one of the timesteps evaluated. </w:t>
        </w:r>
      </w:ins>
    </w:p>
    <w:p w14:paraId="7000D34E" w14:textId="7189053E" w:rsidR="000A6956" w:rsidRDefault="000A6956" w:rsidP="00DD2282">
      <w:pPr>
        <w:jc w:val="both"/>
        <w:rPr>
          <w:ins w:id="156" w:author="Hemma Philamore" w:date="2026-09-02T14:20:00Z" w16du:dateUtc="2026-09-02T13:20:00Z"/>
        </w:rPr>
      </w:pPr>
    </w:p>
    <w:p w14:paraId="6391AB5E" w14:textId="77777777" w:rsidR="009268CC" w:rsidRDefault="009268CC" w:rsidP="00DD2282">
      <w:pPr>
        <w:jc w:val="both"/>
        <w:rPr>
          <w:ins w:id="157" w:author="Hemma Philamore" w:date="2026-09-02T13:58:00Z" w16du:dateUtc="2026-09-02T12:58:00Z"/>
        </w:rPr>
      </w:pPr>
    </w:p>
    <w:p w14:paraId="18344FE4" w14:textId="77777777" w:rsidR="000A6956" w:rsidRDefault="000A6956" w:rsidP="00DD2282">
      <w:pPr>
        <w:jc w:val="both"/>
        <w:rPr>
          <w:ins w:id="158" w:author="Hemma Philamore" w:date="2026-09-02T13:58:00Z" w16du:dateUtc="2026-09-02T12:58:00Z"/>
        </w:rPr>
      </w:pPr>
    </w:p>
    <w:p w14:paraId="018F0278" w14:textId="21787653" w:rsidR="000A6956" w:rsidRDefault="000A6956" w:rsidP="00DD2282">
      <w:pPr>
        <w:jc w:val="both"/>
        <w:rPr>
          <w:ins w:id="159" w:author="Hemma Philamore" w:date="2026-09-02T14:20:00Z" w16du:dateUtc="2026-09-02T13:20:00Z"/>
        </w:rPr>
      </w:pPr>
      <w:ins w:id="160" w:author="Hemma Philamore" w:date="2026-09-02T13:58:00Z" w16du:dateUtc="2026-09-02T12:58:00Z">
        <w:r>
          <w:t xml:space="preserve">If multi-parameter </w:t>
        </w:r>
      </w:ins>
      <w:ins w:id="161" w:author="Hemma Philamore" w:date="2026-09-02T14:03:00Z" w16du:dateUtc="2026-09-02T13:03:00Z">
        <w:r w:rsidR="00456132">
          <w:t>(</w:t>
        </w:r>
      </w:ins>
      <w:ins w:id="162" w:author="Hemma Philamore" w:date="2026-09-02T14:03:00Z">
        <w:r w:rsidR="00456132" w:rsidRPr="00456132">
          <w:t>Vpeak, Ppeak, Energy, Resistance, Vfinal, Pfinal</w:t>
        </w:r>
      </w:ins>
      <w:ins w:id="163" w:author="Hemma Philamore" w:date="2026-09-02T14:03:00Z" w16du:dateUtc="2026-09-02T13:03:00Z">
        <w:r w:rsidR="00456132">
          <w:t xml:space="preserve">) </w:t>
        </w:r>
      </w:ins>
      <w:ins w:id="164" w:author="Hemma Philamore" w:date="2026-09-02T13:58:00Z" w16du:dateUtc="2026-09-02T12:58:00Z">
        <w:r>
          <w:t xml:space="preserve">linear regression is instead performed using a ridge regression algorithm, then </w:t>
        </w:r>
      </w:ins>
      <w:ins w:id="165" w:author="Hemma Philamore" w:date="2026-09-02T14:00:00Z" w16du:dateUtc="2026-09-02T13:00:00Z">
        <w:r>
          <w:t xml:space="preserve">R2 &gt; 0.9 can be achieved </w:t>
        </w:r>
      </w:ins>
      <w:ins w:id="166" w:author="Hemma Philamore" w:date="2026-09-02T14:02:00Z" w16du:dateUtc="2026-09-02T13:02:00Z">
        <w:r w:rsidR="00456132">
          <w:t xml:space="preserve">in &lt; 1h, and </w:t>
        </w:r>
      </w:ins>
      <w:ins w:id="167" w:author="Hemma Philamore" w:date="2026-09-02T14:00:00Z" w16du:dateUtc="2026-09-02T13:00:00Z">
        <w:r>
          <w:t>as early as</w:t>
        </w:r>
      </w:ins>
      <w:ins w:id="168" w:author="Hemma Philamore" w:date="2026-09-02T14:02:00Z" w16du:dateUtc="2026-09-02T13:02:00Z">
        <w:r w:rsidR="00456132">
          <w:t xml:space="preserve"> 10 mins from a COD event (Figure 7) </w:t>
        </w:r>
      </w:ins>
    </w:p>
    <w:p w14:paraId="5436976B" w14:textId="22D6A897" w:rsidR="009268CC" w:rsidRDefault="009268CC" w:rsidP="00DD2282">
      <w:pPr>
        <w:jc w:val="both"/>
        <w:rPr>
          <w:ins w:id="169" w:author="Hemma Philamore" w:date="2026-09-02T14:20:00Z" w16du:dateUtc="2026-09-02T13:20:00Z"/>
        </w:rPr>
      </w:pPr>
      <w:ins w:id="170" w:author="Hemma Philamore" w:date="2026-09-02T14:21:00Z" w16du:dateUtc="2026-09-02T13:21:00Z">
        <w:r w:rsidRPr="009268CC">
          <w:lastRenderedPageBreak/>
          <w:drawing>
            <wp:inline distT="0" distB="0" distL="0" distR="0" wp14:anchorId="200E7F40" wp14:editId="3761A619">
              <wp:extent cx="5731510" cy="3129915"/>
              <wp:effectExtent l="0" t="0" r="0" b="0"/>
              <wp:docPr id="66412383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4123838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1299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CBE943B" w14:textId="0AE36313" w:rsidR="0054144A" w:rsidRDefault="009268CC" w:rsidP="0054144A">
      <w:pPr>
        <w:jc w:val="both"/>
        <w:rPr>
          <w:ins w:id="171" w:author="Hemma Philamore" w:date="2026-09-02T14:26:00Z" w16du:dateUtc="2026-09-02T13:26:00Z"/>
        </w:rPr>
      </w:pPr>
      <w:ins w:id="172" w:author="Hemma Philamore" w:date="2026-09-02T14:20:00Z" w16du:dateUtc="2026-09-02T13:20:00Z">
        <w:r>
          <w:t>Fig</w:t>
        </w:r>
      </w:ins>
      <w:ins w:id="173" w:author="Hemma Philamore" w:date="2026-09-02T14:21:00Z" w16du:dateUtc="2026-09-02T13:21:00Z">
        <w:r>
          <w:t xml:space="preserve">ure 7: </w:t>
        </w:r>
      </w:ins>
      <w:ins w:id="174" w:author="Hemma Philamore" w:date="2026-09-02T14:26:00Z" w16du:dateUtc="2026-09-02T13:26:00Z">
        <w:r w:rsidR="0054144A">
          <w:t xml:space="preserve">Evolution of linearity of COD sensing using </w:t>
        </w:r>
        <w:r w:rsidR="0054144A">
          <w:t xml:space="preserve">a ridge regression algorithm </w:t>
        </w:r>
      </w:ins>
      <w:ins w:id="175" w:author="Hemma Philamore" w:date="2026-09-02T14:27:00Z" w16du:dateUtc="2026-09-02T13:27:00Z">
        <w:r w:rsidR="0054144A">
          <w:t>(</w:t>
        </w:r>
      </w:ins>
      <w:ins w:id="176" w:author="Hemma Philamore" w:date="2026-09-02T14:26:00Z" w16du:dateUtc="2026-09-02T13:26:00Z">
        <w:r w:rsidR="0054144A">
          <w:t xml:space="preserve">with </w:t>
        </w:r>
        <w:r w:rsidR="0054144A">
          <w:t xml:space="preserve"> </w:t>
        </w:r>
      </w:ins>
      <w:ins w:id="177" w:author="Hemma Philamore" w:date="2026-09-02T14:27:00Z" w16du:dateUtc="2026-09-02T13:27:00Z">
        <w:r w:rsidR="0054144A">
          <w:t xml:space="preserve">features </w:t>
        </w:r>
        <w:r w:rsidR="0054144A" w:rsidRPr="00456132">
          <w:t>Vpeak, Ppeak, Energy, Resistance, Vfinal, Pfinal</w:t>
        </w:r>
        <w:r w:rsidR="0054144A">
          <w:t xml:space="preserve">) </w:t>
        </w:r>
      </w:ins>
      <w:ins w:id="178" w:author="Hemma Philamore" w:date="2026-09-02T14:26:00Z" w16du:dateUtc="2026-09-02T13:26:00Z">
        <w:r w:rsidR="0054144A">
          <w:t xml:space="preserve">at  fixed timesteps (hours) since COD event. MFC configurations shown produced the greatest R2 value of all MFC configs at at least one of the timesteps evaluated. </w:t>
        </w:r>
      </w:ins>
    </w:p>
    <w:p w14:paraId="434BB619" w14:textId="500F4F14" w:rsidR="000A6956" w:rsidDel="0054144A" w:rsidRDefault="000A6956" w:rsidP="00DD2282">
      <w:pPr>
        <w:jc w:val="both"/>
        <w:rPr>
          <w:del w:id="179" w:author="Hemma Philamore" w:date="2026-09-02T14:27:00Z" w16du:dateUtc="2026-09-02T13:27:00Z"/>
        </w:rPr>
      </w:pPr>
    </w:p>
    <w:p w14:paraId="4724EF4D" w14:textId="6001E131" w:rsidR="001338FE" w:rsidRPr="00836329" w:rsidDel="000A6956" w:rsidRDefault="001338FE" w:rsidP="001338FE">
      <w:pPr>
        <w:jc w:val="both"/>
        <w:rPr>
          <w:del w:id="180" w:author="Hemma Philamore" w:date="2026-09-02T14:00:00Z" w16du:dateUtc="2026-09-02T13:00:00Z"/>
        </w:rPr>
      </w:pPr>
      <w:del w:id="181" w:author="Hemma Philamore" w:date="2026-09-02T14:00:00Z" w16du:dateUtc="2026-09-02T13:00:00Z">
        <w:r w:rsidRPr="00836329" w:rsidDel="000A6956">
          <w:delText>Peak voltage provided the strongest COD correlation, but substantial sensing information was already present before peak development.</w:delText>
        </w:r>
      </w:del>
    </w:p>
    <w:p w14:paraId="4EE876DE" w14:textId="32C41464" w:rsidR="001338FE" w:rsidRPr="00DD2282" w:rsidDel="0054144A" w:rsidRDefault="001338FE" w:rsidP="00DD2282">
      <w:pPr>
        <w:jc w:val="both"/>
        <w:rPr>
          <w:del w:id="182" w:author="Hemma Philamore" w:date="2026-09-02T14:27:00Z" w16du:dateUtc="2026-09-02T13:27:00Z"/>
        </w:rPr>
      </w:pPr>
    </w:p>
    <w:p w14:paraId="3DF27DF4" w14:textId="77777777" w:rsidR="00167C53" w:rsidRPr="0020441C" w:rsidRDefault="00167C53" w:rsidP="00167C53"/>
    <w:p w14:paraId="1AD6D0B6" w14:textId="753E08F6" w:rsidR="00167C53" w:rsidRPr="0020441C" w:rsidRDefault="00167C53" w:rsidP="00167C53">
      <w:commentRangeStart w:id="183"/>
      <w:r w:rsidRPr="0020441C">
        <w:t xml:space="preserve">Figure </w:t>
      </w:r>
      <w:ins w:id="184" w:author="Hemma Philamore" w:date="2026-09-02T14:27:00Z" w16du:dateUtc="2026-09-02T13:27:00Z">
        <w:r w:rsidR="0054144A">
          <w:t>X</w:t>
        </w:r>
      </w:ins>
      <w:del w:id="185" w:author="Hemma Philamore" w:date="2026-09-02T14:27:00Z" w16du:dateUtc="2026-09-02T13:27:00Z">
        <w:r w:rsidRPr="0020441C" w:rsidDel="0054144A">
          <w:delText>4</w:delText>
        </w:r>
      </w:del>
      <w:r w:rsidRPr="0020441C">
        <w:t>. Correlation Matrix / R2 Progression (1h, 2h, 3h, Peak) across anode types.</w:t>
      </w:r>
      <w:r w:rsidR="0020441C" w:rsidRPr="0020441C">
        <w:rPr>
          <w:rFonts w:hint="eastAsia"/>
        </w:rPr>
        <w:t xml:space="preserve"> the </w:t>
      </w:r>
      <w:r w:rsidR="0020441C" w:rsidRPr="0020441C">
        <w:t>correlation</w:t>
      </w:r>
      <w:r w:rsidR="0020441C" w:rsidRPr="0020441C">
        <w:rPr>
          <w:rFonts w:hint="eastAsia"/>
        </w:rPr>
        <w:t xml:space="preserve"> (R2) </w:t>
      </w:r>
      <w:r w:rsidR="0020441C" w:rsidRPr="0020441C">
        <w:t>evolves over time</w:t>
      </w:r>
      <w:r w:rsidR="0020441C" w:rsidRPr="0020441C">
        <w:rPr>
          <w:rFonts w:hint="eastAsia"/>
        </w:rPr>
        <w:t>?</w:t>
      </w:r>
      <w:commentRangeEnd w:id="183"/>
      <w:r w:rsidR="00456132" w:rsidRPr="0020441C">
        <w:rPr>
          <w:rStyle w:val="CommentReference"/>
          <w:sz w:val="24"/>
          <w:szCs w:val="24"/>
        </w:rPr>
        <w:commentReference w:id="183"/>
      </w:r>
    </w:p>
    <w:p w14:paraId="52648CF3" w14:textId="77777777" w:rsidR="0088018E" w:rsidRDefault="0088018E" w:rsidP="0088018E">
      <w:pPr>
        <w:jc w:val="both"/>
      </w:pPr>
    </w:p>
    <w:p w14:paraId="42BDBB16" w14:textId="2AB208C1" w:rsidR="0088018E" w:rsidDel="00456132" w:rsidRDefault="00A937AD" w:rsidP="0088018E">
      <w:pPr>
        <w:jc w:val="both"/>
        <w:rPr>
          <w:del w:id="186" w:author="Hemma Philamore" w:date="2026-09-02T14:03:00Z" w16du:dateUtc="2026-09-02T13:03:00Z"/>
        </w:rPr>
      </w:pPr>
      <w:del w:id="187" w:author="Hemma Philamore" w:date="2026-09-02T14:03:00Z" w16du:dateUtc="2026-09-02T13:03:00Z">
        <w:r w:rsidRPr="00062C8D" w:rsidDel="00456132">
          <w:delText xml:space="preserve">slow response time </w:delText>
        </w:r>
        <w:r w:rsidR="0088018E" w:rsidDel="00456132">
          <w:delText xml:space="preserve">but </w:delText>
        </w:r>
        <w:r w:rsidRPr="00062C8D" w:rsidDel="00456132">
          <w:delText>early-transient voltage profiles (slopes, area under the curve in the first 30–60 minutes) can be fed into machine learning algorithms (e.g., Random Forest, XGBoost, or LSTM neural networks) to predict</w:delText>
        </w:r>
        <w:r w:rsidR="0088018E" w:rsidDel="00456132">
          <w:delText xml:space="preserve"> Vpeak and COD concentration within minutes instead of hours. </w:delText>
        </w:r>
      </w:del>
    </w:p>
    <w:p w14:paraId="639D0D4A" w14:textId="3B92A931" w:rsidR="00167C53" w:rsidRDefault="00167C53" w:rsidP="00167C53">
      <w:pPr>
        <w:pStyle w:val="Heading1"/>
        <w:numPr>
          <w:ilvl w:val="0"/>
          <w:numId w:val="16"/>
        </w:numPr>
      </w:pPr>
      <w:r>
        <w:rPr>
          <w:rFonts w:hint="eastAsia"/>
        </w:rPr>
        <w:t>Design implications and system architecture guidelines</w:t>
      </w:r>
    </w:p>
    <w:p w14:paraId="4128214F" w14:textId="3A4A9A19" w:rsidR="00167C53" w:rsidRDefault="00167C53" w:rsidP="00167C53">
      <w:r w:rsidRPr="00167C53">
        <w:t>Practical guidelines for deployable, dual-mode, self-powered sensing networks</w:t>
      </w:r>
    </w:p>
    <w:p w14:paraId="2911BDBE" w14:textId="4E073B4D" w:rsidR="00DD2282" w:rsidRPr="0020441C" w:rsidRDefault="00DD2282" w:rsidP="00DD2282">
      <w:r w:rsidRPr="0020441C">
        <w:t>Dual-</w:t>
      </w:r>
      <w:r w:rsidR="0020441C">
        <w:rPr>
          <w:rFonts w:hint="eastAsia"/>
        </w:rPr>
        <w:t>a</w:t>
      </w:r>
      <w:r w:rsidRPr="0020441C">
        <w:t xml:space="preserve">node </w:t>
      </w:r>
      <w:r w:rsidR="0020441C">
        <w:rPr>
          <w:rFonts w:hint="eastAsia"/>
        </w:rPr>
        <w:t>a</w:t>
      </w:r>
      <w:r w:rsidRPr="0020441C">
        <w:t xml:space="preserve">rray </w:t>
      </w:r>
      <w:r w:rsidR="0020441C">
        <w:rPr>
          <w:rFonts w:hint="eastAsia"/>
        </w:rPr>
        <w:t>a</w:t>
      </w:r>
      <w:r w:rsidRPr="0020441C">
        <w:t xml:space="preserve">rchitecture: a multi-cell module combining a small plain anode (e.g., CV100 for rapid, linear early-transient sensing) with a large capacitive anode (e.g., AC600 for continuous power generation to </w:t>
      </w:r>
      <w:ins w:id="188" w:author="Hemma Philamore" w:date="2026-09-02T14:04:00Z" w16du:dateUtc="2026-09-02T13:04:00Z">
        <w:r w:rsidR="00456132">
          <w:t>support the energy needs of integrated machine learning</w:t>
        </w:r>
      </w:ins>
      <w:ins w:id="189" w:author="Hemma Philamore" w:date="2026-09-02T14:05:00Z" w16du:dateUtc="2026-09-02T13:05:00Z">
        <w:r w:rsidR="00456132">
          <w:t xml:space="preserve"> or </w:t>
        </w:r>
      </w:ins>
      <w:del w:id="190" w:author="Hemma Philamore" w:date="2026-09-02T14:05:00Z" w16du:dateUtc="2026-09-02T13:05:00Z">
        <w:r w:rsidRPr="0020441C" w:rsidDel="00456132">
          <w:delText xml:space="preserve">drive </w:delText>
        </w:r>
      </w:del>
      <w:r w:rsidRPr="0020441C">
        <w:t xml:space="preserve">wireless telemetry). </w:t>
      </w:r>
    </w:p>
    <w:p w14:paraId="28A8DD12" w14:textId="043A05A4" w:rsidR="00DD2282" w:rsidRDefault="00DD2282" w:rsidP="00DD2282">
      <w:r w:rsidRPr="0020441C">
        <w:t xml:space="preserve">Load </w:t>
      </w:r>
      <w:r w:rsidR="0020441C">
        <w:rPr>
          <w:rFonts w:hint="eastAsia"/>
        </w:rPr>
        <w:t>m</w:t>
      </w:r>
      <w:r w:rsidRPr="0020441C">
        <w:t>anagement: dynamic electrical load switching (e.g., operating at</w:t>
      </w:r>
      <w:r w:rsidR="0020441C">
        <w:rPr>
          <w:rFonts w:hint="eastAsia"/>
        </w:rPr>
        <w:t xml:space="preserve"> Rext </w:t>
      </w:r>
      <w:r w:rsidR="0020441C">
        <w:t>~ Rint during no</w:t>
      </w:r>
      <w:r w:rsidRPr="0020441C">
        <w:t>rmal op</w:t>
      </w:r>
      <w:r w:rsidRPr="00DD2282">
        <w:t xml:space="preserve">eration, switching to low </w:t>
      </w:r>
      <w:r w:rsidR="0020441C">
        <w:t xml:space="preserve">Rext </w:t>
      </w:r>
      <w:r w:rsidRPr="00DD2282">
        <w:t xml:space="preserve">to rapidly discharge capacitive anodes after a pollution event). </w:t>
      </w:r>
    </w:p>
    <w:p w14:paraId="246B2B84" w14:textId="77777777" w:rsidR="00DD2282" w:rsidRPr="00DD2282" w:rsidRDefault="00DD2282" w:rsidP="00DD2282"/>
    <w:p w14:paraId="7E87F0D3" w14:textId="05C21E59" w:rsidR="00A937AD" w:rsidRPr="00A937AD" w:rsidRDefault="00A937AD" w:rsidP="00167C53">
      <w:pPr>
        <w:pStyle w:val="Heading1"/>
        <w:numPr>
          <w:ilvl w:val="0"/>
          <w:numId w:val="16"/>
        </w:numPr>
      </w:pPr>
      <w:r w:rsidRPr="00A937AD">
        <w:lastRenderedPageBreak/>
        <w:t>Conclusions</w:t>
      </w:r>
    </w:p>
    <w:p w14:paraId="402ED633" w14:textId="1C598994" w:rsidR="00A937AD" w:rsidRPr="00062C8D" w:rsidRDefault="00A937AD" w:rsidP="00EB0567">
      <w:pPr>
        <w:jc w:val="both"/>
      </w:pPr>
      <w:r w:rsidRPr="00062C8D">
        <w:t>Summary of key findings:</w:t>
      </w:r>
      <w:r w:rsidR="00EB0567">
        <w:t xml:space="preserve"> 100 AC</w:t>
      </w:r>
      <w:r w:rsidRPr="00062C8D">
        <w:t xml:space="preserve"> delivers optimal </w:t>
      </w:r>
      <w:ins w:id="191" w:author="Hemma Philamore" w:date="2026-09-02T14:12:00Z" w16du:dateUtc="2026-09-02T13:12:00Z">
        <w:r w:rsidR="00456132">
          <w:t>V</w:t>
        </w:r>
      </w:ins>
      <w:r w:rsidRPr="00062C8D">
        <w:t xml:space="preserve">peak </w:t>
      </w:r>
      <w:del w:id="192" w:author="Hemma Philamore" w:date="2026-09-02T14:12:00Z" w16du:dateUtc="2026-09-02T13:12:00Z">
        <w:r w:rsidRPr="00062C8D" w:rsidDel="00456132">
          <w:delText>sensitivity</w:delText>
        </w:r>
      </w:del>
      <w:ins w:id="193" w:author="Hemma Philamore" w:date="2026-09-02T14:12:00Z" w16du:dateUtc="2026-09-02T13:12:00Z">
        <w:r w:rsidR="00456132">
          <w:t>accuracy</w:t>
        </w:r>
      </w:ins>
      <w:r w:rsidRPr="00062C8D">
        <w:t xml:space="preserve"> (</w:t>
      </w:r>
      <w:r w:rsidR="00EB0567">
        <w:t xml:space="preserve">R2 = 0.91), while plain </w:t>
      </w:r>
      <w:ins w:id="194" w:author="Hemma Philamore" w:date="2026-09-02T14:05:00Z" w16du:dateUtc="2026-09-02T13:05:00Z">
        <w:r w:rsidR="00456132">
          <w:t xml:space="preserve">and small </w:t>
        </w:r>
      </w:ins>
      <w:r w:rsidR="00EB0567">
        <w:t xml:space="preserve">anodes </w:t>
      </w:r>
      <w:r w:rsidRPr="00062C8D">
        <w:t>offer superior early-window predictability</w:t>
      </w:r>
      <w:r w:rsidR="00EB0567">
        <w:t xml:space="preserve"> (R2&gt;0.7</w:t>
      </w:r>
      <w:ins w:id="195" w:author="Hemma Philamore" w:date="2026-09-02T14:13:00Z" w16du:dateUtc="2026-09-02T13:13:00Z">
        <w:r w:rsidR="009268CC">
          <w:t>5</w:t>
        </w:r>
      </w:ins>
      <w:del w:id="196" w:author="Hemma Philamore" w:date="2026-09-02T14:13:00Z" w16du:dateUtc="2026-09-02T13:13:00Z">
        <w:r w:rsidR="00EB0567" w:rsidDel="009268CC">
          <w:delText>0</w:delText>
        </w:r>
      </w:del>
      <w:r w:rsidR="00EB0567">
        <w:t xml:space="preserve"> at 1h)</w:t>
      </w:r>
      <w:r w:rsidRPr="00062C8D">
        <w:t xml:space="preserve">. </w:t>
      </w:r>
      <w:ins w:id="197" w:author="Hemma Philamore" w:date="2026-09-02T14:11:00Z" w16du:dateUtc="2026-09-02T13:11:00Z">
        <w:r w:rsidR="00456132">
          <w:t xml:space="preserve">This increases </w:t>
        </w:r>
      </w:ins>
      <w:ins w:id="198" w:author="Hemma Philamore" w:date="2026-09-02T14:12:00Z" w16du:dateUtc="2026-09-02T13:12:00Z">
        <w:r w:rsidR="009268CC">
          <w:t xml:space="preserve">to </w:t>
        </w:r>
        <w:r w:rsidR="009268CC">
          <w:t xml:space="preserve">R2 &gt; 0.9 </w:t>
        </w:r>
      </w:ins>
      <w:ins w:id="199" w:author="Hemma Philamore" w:date="2026-09-02T14:13:00Z" w16du:dateUtc="2026-09-02T13:13:00Z">
        <w:r w:rsidR="009268CC">
          <w:t>at</w:t>
        </w:r>
      </w:ins>
      <w:ins w:id="200" w:author="Hemma Philamore" w:date="2026-09-02T14:12:00Z" w16du:dateUtc="2026-09-02T13:12:00Z">
        <w:r w:rsidR="009268CC">
          <w:t xml:space="preserve"> &lt; 1h</w:t>
        </w:r>
      </w:ins>
      <w:ins w:id="201" w:author="Hemma Philamore" w:date="2026-09-02T14:13:00Z" w16du:dateUtc="2026-09-02T13:13:00Z">
        <w:r w:rsidR="009268CC">
          <w:t xml:space="preserve"> if multi-parameter linear regression is </w:t>
        </w:r>
      </w:ins>
      <w:ins w:id="202" w:author="Hemma Philamore" w:date="2026-09-02T14:14:00Z" w16du:dateUtc="2026-09-02T13:14:00Z">
        <w:r w:rsidR="009268CC">
          <w:t>fitted</w:t>
        </w:r>
      </w:ins>
      <w:ins w:id="203" w:author="Hemma Philamore" w:date="2026-09-02T14:13:00Z" w16du:dateUtc="2026-09-02T13:13:00Z">
        <w:r w:rsidR="009268CC">
          <w:t xml:space="preserve"> using a ridge regression algorithm. </w:t>
        </w:r>
      </w:ins>
    </w:p>
    <w:p w14:paraId="5FDC2CA1" w14:textId="6B5602B7" w:rsidR="00A937AD" w:rsidRPr="00062C8D" w:rsidRDefault="009268CC" w:rsidP="00EB0567">
      <w:pPr>
        <w:jc w:val="both"/>
      </w:pPr>
      <w:ins w:id="204" w:author="Hemma Philamore" w:date="2026-09-02T14:14:00Z" w16du:dateUtc="2026-09-02T13:14:00Z">
        <w:r>
          <w:t>L</w:t>
        </w:r>
      </w:ins>
      <w:del w:id="205" w:author="Hemma Philamore" w:date="2026-09-02T14:14:00Z" w16du:dateUtc="2026-09-02T13:14:00Z">
        <w:r w:rsidR="00A937AD" w:rsidRPr="00062C8D" w:rsidDel="009268CC">
          <w:delText>l</w:delText>
        </w:r>
      </w:del>
      <w:r w:rsidR="00A937AD" w:rsidRPr="00062C8D">
        <w:t>arge AC anodes</w:t>
      </w:r>
      <w:r w:rsidR="00EB0567">
        <w:t xml:space="preserve"> (600 AC) </w:t>
      </w:r>
      <w:r w:rsidR="00A937AD" w:rsidRPr="00062C8D">
        <w:t>are unsuitable for direct transient COD sensing due to capacitive retention</w:t>
      </w:r>
      <w:r w:rsidR="00EB0567">
        <w:t xml:space="preserve"> (R2 &lt; 0.10)</w:t>
      </w:r>
      <w:r w:rsidR="00EB0567" w:rsidRPr="00062C8D">
        <w:t xml:space="preserve"> but</w:t>
      </w:r>
      <w:r w:rsidR="00A937AD" w:rsidRPr="00062C8D">
        <w:t xml:space="preserve"> are suited for baseline energy harvesting</w:t>
      </w:r>
      <w:ins w:id="206" w:author="Hemma Philamore" w:date="2026-09-02T14:05:00Z" w16du:dateUtc="2026-09-02T13:05:00Z">
        <w:r w:rsidR="00456132">
          <w:t xml:space="preserve"> due to </w:t>
        </w:r>
        <w:commentRangeStart w:id="207"/>
        <w:r w:rsidR="00456132">
          <w:t>superior sustained power production</w:t>
        </w:r>
      </w:ins>
      <w:commentRangeEnd w:id="207"/>
      <w:r w:rsidRPr="00062C8D">
        <w:rPr>
          <w:rStyle w:val="CommentReference"/>
          <w:sz w:val="24"/>
          <w:szCs w:val="24"/>
        </w:rPr>
        <w:commentReference w:id="207"/>
      </w:r>
      <w:r w:rsidR="00A937AD" w:rsidRPr="00062C8D">
        <w:t xml:space="preserve">. </w:t>
      </w:r>
    </w:p>
    <w:p w14:paraId="1CA90EFB" w14:textId="347E5E59" w:rsidR="00A937AD" w:rsidRDefault="00EB0567" w:rsidP="00EB0567">
      <w:pPr>
        <w:jc w:val="both"/>
      </w:pPr>
      <w:r>
        <w:t xml:space="preserve">Practical recommendations for deployable ceramic MFC biosensor design: </w:t>
      </w:r>
      <w:r w:rsidR="00A937AD" w:rsidRPr="00062C8D">
        <w:t>dual-mode, self-powered environmental biosensing networks.</w:t>
      </w:r>
    </w:p>
    <w:p w14:paraId="72FDB523" w14:textId="056C4790" w:rsidR="00EB0567" w:rsidRPr="00EB0567" w:rsidRDefault="00EB0567" w:rsidP="00EB0567">
      <w:pPr>
        <w:jc w:val="both"/>
      </w:pPr>
      <w:r w:rsidRPr="00EB0567">
        <w:t>Future research directions</w:t>
      </w:r>
      <w:r>
        <w:t xml:space="preserve">: </w:t>
      </w:r>
      <w:r w:rsidRPr="00EB0567">
        <w:t>adaptive/switchable load control, field trials, long-term</w:t>
      </w:r>
      <w:r>
        <w:t xml:space="preserve"> </w:t>
      </w:r>
      <w:r w:rsidRPr="00EB0567">
        <w:t>stability</w:t>
      </w:r>
      <w:ins w:id="208" w:author="Hemma Philamore" w:date="2026-09-02T14:06:00Z" w16du:dateUtc="2026-09-02T13:06:00Z">
        <w:r w:rsidR="00456132">
          <w:t>. The results are obtained using tiny data sets allowing investigation of a large number of different MFC configurations (</w:t>
        </w:r>
      </w:ins>
      <w:ins w:id="209" w:author="Hemma Philamore" w:date="2026-09-02T14:14:00Z" w16du:dateUtc="2026-09-02T13:14:00Z">
        <w:r w:rsidR="009268CC">
          <w:t>external load, electrode size, electrode material</w:t>
        </w:r>
      </w:ins>
      <w:ins w:id="210" w:author="Hemma Philamore" w:date="2026-09-02T14:06:00Z" w16du:dateUtc="2026-09-02T13:06:00Z">
        <w:r w:rsidR="00456132">
          <w:t>)</w:t>
        </w:r>
      </w:ins>
      <w:ins w:id="211" w:author="Hemma Philamore" w:date="2026-09-02T14:14:00Z" w16du:dateUtc="2026-09-02T13:14:00Z">
        <w:r w:rsidR="009268CC">
          <w:t>. However, further work should investigate larger data sets by foc</w:t>
        </w:r>
      </w:ins>
      <w:ins w:id="212" w:author="Hemma Philamore" w:date="2026-09-02T14:15:00Z" w16du:dateUtc="2026-09-02T13:15:00Z">
        <w:r w:rsidR="009268CC">
          <w:t xml:space="preserve">using on specific </w:t>
        </w:r>
      </w:ins>
      <w:ins w:id="213" w:author="Hemma Philamore" w:date="2026-09-02T14:14:00Z" w16du:dateUtc="2026-09-02T13:14:00Z">
        <w:r w:rsidR="009268CC">
          <w:t>MFC</w:t>
        </w:r>
      </w:ins>
      <w:ins w:id="214" w:author="Hemma Philamore" w:date="2026-09-02T14:15:00Z" w16du:dateUtc="2026-09-02T13:15:00Z">
        <w:r w:rsidR="009268CC">
          <w:t xml:space="preserve"> configurations identified as better suited to sensing</w:t>
        </w:r>
      </w:ins>
      <w:ins w:id="215" w:author="Hemma Philamore" w:date="2026-09-02T14:16:00Z" w16du:dateUtc="2026-09-02T13:16:00Z">
        <w:r w:rsidR="009268CC">
          <w:t xml:space="preserve">. Larger datasets can typically result in greater prediction accuracy, which may improve the </w:t>
        </w:r>
      </w:ins>
      <w:ins w:id="216" w:author="Hemma Philamore" w:date="2026-09-02T14:17:00Z" w16du:dateUtc="2026-09-02T13:17:00Z">
        <w:r w:rsidR="009268CC">
          <w:t xml:space="preserve">viability of </w:t>
        </w:r>
        <w:r w:rsidR="009268CC" w:rsidRPr="00062C8D">
          <w:t>early-window predict</w:t>
        </w:r>
        <w:r w:rsidR="009268CC">
          <w:t>ions advancing progress towards self-powered</w:t>
        </w:r>
      </w:ins>
      <w:ins w:id="217" w:author="Hemma Philamore" w:date="2026-09-02T14:18:00Z" w16du:dateUtc="2026-09-02T13:18:00Z">
        <w:r w:rsidR="009268CC">
          <w:t xml:space="preserve">, field deployable sensors for pollution spikes. </w:t>
        </w:r>
      </w:ins>
    </w:p>
    <w:p w14:paraId="31BDECE0" w14:textId="77777777" w:rsidR="001338FE" w:rsidRDefault="001338FE" w:rsidP="00E265AE">
      <w:pPr>
        <w:jc w:val="both"/>
        <w:rPr>
          <w:b/>
          <w:bCs/>
        </w:rPr>
      </w:pPr>
    </w:p>
    <w:sectPr w:rsidR="0013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7" w:author="Hemma Philamore" w:date="2026-09-02T12:14:00Z" w:initials="HP">
    <w:p w14:paraId="6978E39D" w14:textId="77777777" w:rsidR="00A343B8" w:rsidRDefault="00A343B8" w:rsidP="00A343B8">
      <w:r>
        <w:rPr>
          <w:rStyle w:val="CommentReference"/>
        </w:rPr>
        <w:annotationRef/>
      </w:r>
      <w:r>
        <w:rPr>
          <w:sz w:val="20"/>
          <w:szCs w:val="20"/>
        </w:rPr>
        <w:t xml:space="preserve">How is Vpeak defined? e.g. maximum voltage in the window associated with this COD event? </w:t>
      </w:r>
    </w:p>
    <w:p w14:paraId="0DE8E303" w14:textId="77777777" w:rsidR="00A343B8" w:rsidRDefault="00A343B8" w:rsidP="00A343B8"/>
  </w:comment>
  <w:comment w:id="99" w:author="Hemma Philamore" w:date="2026-09-02T12:11:00Z" w:initials="HP">
    <w:p w14:paraId="4C8BDCCF" w14:textId="77777777" w:rsidR="00A343B8" w:rsidRDefault="00A343B8" w:rsidP="00A343B8">
      <w:r>
        <w:rPr>
          <w:rStyle w:val="CommentReference"/>
        </w:rPr>
        <w:annotationRef/>
      </w:r>
      <w:r>
        <w:rPr>
          <w:sz w:val="20"/>
          <w:szCs w:val="20"/>
        </w:rPr>
        <w:t xml:space="preserve">Is the R2 value fitted to the average data points or all data points? </w:t>
      </w:r>
    </w:p>
  </w:comment>
  <w:comment w:id="100" w:author="Hemma Philamore" w:date="2026-09-02T12:12:00Z" w:initials="HP">
    <w:p w14:paraId="396B9CB0" w14:textId="77777777" w:rsidR="00A343B8" w:rsidRDefault="00A343B8" w:rsidP="00A343B8">
      <w:r>
        <w:rPr>
          <w:rStyle w:val="CommentReference"/>
        </w:rPr>
        <w:annotationRef/>
      </w:r>
      <w:r>
        <w:rPr>
          <w:sz w:val="20"/>
          <w:szCs w:val="20"/>
        </w:rPr>
        <w:t xml:space="preserve">What is the load (1K, 3K, 0.1K)? </w:t>
      </w:r>
    </w:p>
    <w:p w14:paraId="0506AABC" w14:textId="77777777" w:rsidR="00A343B8" w:rsidRDefault="00A343B8" w:rsidP="00A343B8"/>
  </w:comment>
  <w:comment w:id="101" w:author="Hemma Philamore" w:date="2026-09-02T12:12:00Z" w:initials="HP">
    <w:p w14:paraId="3E1970C8" w14:textId="77777777" w:rsidR="00A343B8" w:rsidRDefault="00A343B8" w:rsidP="00A343B8">
      <w:r>
        <w:rPr>
          <w:rStyle w:val="CommentReference"/>
        </w:rPr>
        <w:annotationRef/>
      </w:r>
      <w:r>
        <w:rPr>
          <w:sz w:val="20"/>
          <w:szCs w:val="20"/>
        </w:rPr>
        <w:t xml:space="preserve">Can we also include MAE? </w:t>
      </w:r>
    </w:p>
  </w:comment>
  <w:comment w:id="103" w:author="Hemma Philamore" w:date="2026-09-02T13:29:00Z" w:initials="HP">
    <w:p w14:paraId="48A5D992" w14:textId="77777777" w:rsidR="003747FB" w:rsidRDefault="003747FB" w:rsidP="003747FB">
      <w:r>
        <w:rPr>
          <w:rStyle w:val="CommentReference"/>
        </w:rPr>
        <w:annotationRef/>
      </w:r>
      <w:r>
        <w:rPr>
          <w:sz w:val="20"/>
          <w:szCs w:val="20"/>
        </w:rPr>
        <w:t xml:space="preserve">Where is the internal resistance found? </w:t>
      </w:r>
    </w:p>
    <w:p w14:paraId="52161EC0" w14:textId="77777777" w:rsidR="003747FB" w:rsidRDefault="003747FB" w:rsidP="003747FB"/>
  </w:comment>
  <w:comment w:id="122" w:author="Hemma Philamore" w:date="2026-09-02T14:01:00Z" w:initials="HP">
    <w:p w14:paraId="5D8C1B55" w14:textId="77777777" w:rsidR="000A6956" w:rsidRDefault="000A6956" w:rsidP="000A6956">
      <w:r>
        <w:rPr>
          <w:rStyle w:val="CommentReference"/>
        </w:rPr>
        <w:annotationRef/>
      </w:r>
      <w:r>
        <w:rPr>
          <w:sz w:val="20"/>
          <w:szCs w:val="20"/>
        </w:rPr>
        <w:t>Moved from later in document. I'm not sure this is true in all cases - let's discuss</w:t>
      </w:r>
    </w:p>
  </w:comment>
  <w:comment w:id="138" w:author="Hemma Philamore" w:date="2026-09-02T13:52:00Z" w:initials="HP">
    <w:p w14:paraId="695F1E27" w14:textId="77777777" w:rsidR="000A6956" w:rsidRDefault="000A6956" w:rsidP="000A6956">
      <w:r>
        <w:rPr>
          <w:rStyle w:val="CommentReference"/>
        </w:rPr>
        <w:annotationRef/>
      </w:r>
      <w:r>
        <w:rPr>
          <w:sz w:val="20"/>
          <w:szCs w:val="20"/>
        </w:rPr>
        <w:t xml:space="preserve">What does this mean? </w:t>
      </w:r>
    </w:p>
    <w:p w14:paraId="43E52ED9" w14:textId="77777777" w:rsidR="000A6956" w:rsidRDefault="000A6956" w:rsidP="000A6956"/>
  </w:comment>
  <w:comment w:id="183" w:author="Hemma Philamore" w:date="2026-09-02T14:04:00Z" w:initials="HP">
    <w:p w14:paraId="7F88AFB4" w14:textId="77777777" w:rsidR="00456132" w:rsidRDefault="00456132" w:rsidP="00456132">
      <w:r>
        <w:rPr>
          <w:rStyle w:val="CommentReference"/>
        </w:rPr>
        <w:annotationRef/>
      </w:r>
      <w:r>
        <w:rPr>
          <w:sz w:val="20"/>
          <w:szCs w:val="20"/>
        </w:rPr>
        <w:t>Is this needed if we have Figs 5-7?</w:t>
      </w:r>
    </w:p>
    <w:p w14:paraId="1BA8BC7B" w14:textId="77777777" w:rsidR="00456132" w:rsidRDefault="00456132" w:rsidP="00456132"/>
  </w:comment>
  <w:comment w:id="207" w:author="Hemma Philamore" w:date="2026-09-02T14:20:00Z" w:initials="HP">
    <w:p w14:paraId="01972977" w14:textId="77777777" w:rsidR="009268CC" w:rsidRDefault="009268CC" w:rsidP="009268CC">
      <w:r>
        <w:rPr>
          <w:rStyle w:val="CommentReference"/>
        </w:rPr>
        <w:annotationRef/>
      </w:r>
      <w:r>
        <w:rPr>
          <w:sz w:val="20"/>
          <w:szCs w:val="20"/>
        </w:rPr>
        <w:t xml:space="preserve">Quick calculation of estimated harvestable energy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DE8E303" w15:done="0"/>
  <w15:commentEx w15:paraId="4C8BDCCF" w15:done="0"/>
  <w15:commentEx w15:paraId="0506AABC" w15:paraIdParent="4C8BDCCF" w15:done="0"/>
  <w15:commentEx w15:paraId="3E1970C8" w15:paraIdParent="4C8BDCCF" w15:done="0"/>
  <w15:commentEx w15:paraId="52161EC0" w15:done="0"/>
  <w15:commentEx w15:paraId="5D8C1B55" w15:done="0"/>
  <w15:commentEx w15:paraId="43E52ED9" w15:done="0"/>
  <w15:commentEx w15:paraId="1BA8BC7B" w15:done="0"/>
  <w15:commentEx w15:paraId="019729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69A1E" w16cex:dateUtc="2026-09-02T11:14:00Z"/>
  <w16cex:commentExtensible w16cex:durableId="483ADADB" w16cex:dateUtc="2026-09-02T11:11:00Z"/>
  <w16cex:commentExtensible w16cex:durableId="1760C85D" w16cex:dateUtc="2026-09-02T11:12:00Z"/>
  <w16cex:commentExtensible w16cex:durableId="2CB7AFA9" w16cex:dateUtc="2026-09-02T11:12:00Z"/>
  <w16cex:commentExtensible w16cex:durableId="3B92D814" w16cex:dateUtc="2026-09-02T12:29:00Z"/>
  <w16cex:commentExtensible w16cex:durableId="7F3305CE" w16cex:dateUtc="2026-09-02T13:01:00Z"/>
  <w16cex:commentExtensible w16cex:durableId="29EB5EAF" w16cex:dateUtc="2026-09-02T12:52:00Z"/>
  <w16cex:commentExtensible w16cex:durableId="4B096B1C" w16cex:dateUtc="2026-09-02T13:04:00Z"/>
  <w16cex:commentExtensible w16cex:durableId="247FF9AC" w16cex:dateUtc="2026-09-02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DE8E303" w16cid:durableId="4BD69A1E"/>
  <w16cid:commentId w16cid:paraId="4C8BDCCF" w16cid:durableId="483ADADB"/>
  <w16cid:commentId w16cid:paraId="0506AABC" w16cid:durableId="1760C85D"/>
  <w16cid:commentId w16cid:paraId="3E1970C8" w16cid:durableId="2CB7AFA9"/>
  <w16cid:commentId w16cid:paraId="52161EC0" w16cid:durableId="3B92D814"/>
  <w16cid:commentId w16cid:paraId="5D8C1B55" w16cid:durableId="7F3305CE"/>
  <w16cid:commentId w16cid:paraId="43E52ED9" w16cid:durableId="29EB5EAF"/>
  <w16cid:commentId w16cid:paraId="1BA8BC7B" w16cid:durableId="4B096B1C"/>
  <w16cid:commentId w16cid:paraId="01972977" w16cid:durableId="247FF9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B06E0"/>
    <w:multiLevelType w:val="multilevel"/>
    <w:tmpl w:val="55C4A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6186921"/>
    <w:multiLevelType w:val="multilevel"/>
    <w:tmpl w:val="CBB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22BA"/>
    <w:multiLevelType w:val="multilevel"/>
    <w:tmpl w:val="ED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5291"/>
    <w:multiLevelType w:val="multilevel"/>
    <w:tmpl w:val="80C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1338"/>
    <w:multiLevelType w:val="multilevel"/>
    <w:tmpl w:val="072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7514"/>
    <w:multiLevelType w:val="multilevel"/>
    <w:tmpl w:val="7F2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3528"/>
    <w:multiLevelType w:val="multilevel"/>
    <w:tmpl w:val="EE8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D4A75"/>
    <w:multiLevelType w:val="multilevel"/>
    <w:tmpl w:val="389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40954"/>
    <w:multiLevelType w:val="multilevel"/>
    <w:tmpl w:val="24E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F3C0F"/>
    <w:multiLevelType w:val="multilevel"/>
    <w:tmpl w:val="B53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117F4"/>
    <w:multiLevelType w:val="multilevel"/>
    <w:tmpl w:val="223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C43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E134DEB"/>
    <w:multiLevelType w:val="multilevel"/>
    <w:tmpl w:val="E6C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65973"/>
    <w:multiLevelType w:val="multilevel"/>
    <w:tmpl w:val="AFD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E46EA"/>
    <w:multiLevelType w:val="multilevel"/>
    <w:tmpl w:val="6A9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B445E"/>
    <w:multiLevelType w:val="hybridMultilevel"/>
    <w:tmpl w:val="F3C8EA58"/>
    <w:lvl w:ilvl="0" w:tplc="44B2D5A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56BA7"/>
    <w:multiLevelType w:val="multilevel"/>
    <w:tmpl w:val="7DE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87235">
    <w:abstractNumId w:val="9"/>
  </w:num>
  <w:num w:numId="2" w16cid:durableId="1165783190">
    <w:abstractNumId w:val="8"/>
  </w:num>
  <w:num w:numId="3" w16cid:durableId="1335643958">
    <w:abstractNumId w:val="7"/>
  </w:num>
  <w:num w:numId="4" w16cid:durableId="251937058">
    <w:abstractNumId w:val="3"/>
  </w:num>
  <w:num w:numId="5" w16cid:durableId="970788918">
    <w:abstractNumId w:val="1"/>
  </w:num>
  <w:num w:numId="6" w16cid:durableId="773398027">
    <w:abstractNumId w:val="4"/>
  </w:num>
  <w:num w:numId="7" w16cid:durableId="957642115">
    <w:abstractNumId w:val="13"/>
  </w:num>
  <w:num w:numId="8" w16cid:durableId="1115057427">
    <w:abstractNumId w:val="14"/>
  </w:num>
  <w:num w:numId="9" w16cid:durableId="1220819613">
    <w:abstractNumId w:val="5"/>
  </w:num>
  <w:num w:numId="10" w16cid:durableId="317618684">
    <w:abstractNumId w:val="10"/>
  </w:num>
  <w:num w:numId="11" w16cid:durableId="117072276">
    <w:abstractNumId w:val="2"/>
  </w:num>
  <w:num w:numId="12" w16cid:durableId="438836528">
    <w:abstractNumId w:val="12"/>
  </w:num>
  <w:num w:numId="13" w16cid:durableId="1800686715">
    <w:abstractNumId w:val="16"/>
  </w:num>
  <w:num w:numId="14" w16cid:durableId="1267269733">
    <w:abstractNumId w:val="6"/>
  </w:num>
  <w:num w:numId="15" w16cid:durableId="1556425023">
    <w:abstractNumId w:val="15"/>
  </w:num>
  <w:num w:numId="16" w16cid:durableId="1730418243">
    <w:abstractNumId w:val="0"/>
  </w:num>
  <w:num w:numId="17" w16cid:durableId="80230712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Hemma Philamore">
    <w15:presenceInfo w15:providerId="AD" w15:userId="S::hp12384@bristol.ac.uk::db50e2f3-17b2-4cc0-b719-fb6254d3e9d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35"/>
    <w:rsid w:val="00062C8D"/>
    <w:rsid w:val="000A6956"/>
    <w:rsid w:val="000E0E64"/>
    <w:rsid w:val="00101613"/>
    <w:rsid w:val="00116CF6"/>
    <w:rsid w:val="00117B12"/>
    <w:rsid w:val="001338FE"/>
    <w:rsid w:val="00163893"/>
    <w:rsid w:val="00167C53"/>
    <w:rsid w:val="001C6225"/>
    <w:rsid w:val="001F1637"/>
    <w:rsid w:val="0020441C"/>
    <w:rsid w:val="00234696"/>
    <w:rsid w:val="00270FB3"/>
    <w:rsid w:val="00297ED7"/>
    <w:rsid w:val="002E7D43"/>
    <w:rsid w:val="00366BBB"/>
    <w:rsid w:val="003747FB"/>
    <w:rsid w:val="00387425"/>
    <w:rsid w:val="003A38C0"/>
    <w:rsid w:val="003B6DA5"/>
    <w:rsid w:val="00456132"/>
    <w:rsid w:val="0047199F"/>
    <w:rsid w:val="004A2435"/>
    <w:rsid w:val="004A4D8A"/>
    <w:rsid w:val="004B105D"/>
    <w:rsid w:val="004F38BB"/>
    <w:rsid w:val="005075DC"/>
    <w:rsid w:val="0054144A"/>
    <w:rsid w:val="0057790D"/>
    <w:rsid w:val="005A73CC"/>
    <w:rsid w:val="005D1FCF"/>
    <w:rsid w:val="006D4DA5"/>
    <w:rsid w:val="00744A13"/>
    <w:rsid w:val="00836329"/>
    <w:rsid w:val="0088018E"/>
    <w:rsid w:val="008B6AC8"/>
    <w:rsid w:val="008E4980"/>
    <w:rsid w:val="009268CC"/>
    <w:rsid w:val="009B4DA1"/>
    <w:rsid w:val="00A343B8"/>
    <w:rsid w:val="00A937AD"/>
    <w:rsid w:val="00C85402"/>
    <w:rsid w:val="00CB6527"/>
    <w:rsid w:val="00D45D32"/>
    <w:rsid w:val="00D81348"/>
    <w:rsid w:val="00DD2282"/>
    <w:rsid w:val="00DE4D8B"/>
    <w:rsid w:val="00E265AE"/>
    <w:rsid w:val="00E32A38"/>
    <w:rsid w:val="00E8696C"/>
    <w:rsid w:val="00EB0567"/>
    <w:rsid w:val="00EC7491"/>
    <w:rsid w:val="00F17366"/>
    <w:rsid w:val="00F508FE"/>
    <w:rsid w:val="00F943DE"/>
    <w:rsid w:val="00FB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FDA4"/>
  <w15:chartTrackingRefBased/>
  <w15:docId w15:val="{97C3466C-0F68-4294-92ED-58217DC1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3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D2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65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34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43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4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3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11/relationships/commentsExtended" Target="commentsExtended.xml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2.emf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16/09/relationships/commentsIds" Target="commentsIds.xm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00BAD-FE17-47E1-9A04-D5C6742A11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Jiseon You</dc:creator>
  <cp:keywords/>
  <dc:description/>
  <cp:lastModifiedBy>Hemma Philamore</cp:lastModifiedBy>
  <cp:revision>2</cp:revision>
  <dcterms:created xsi:type="dcterms:W3CDTF">2026-09-02T13:28:00Z</dcterms:created>
  <dcterms:modified xsi:type="dcterms:W3CDTF">2026-09-02T13:28:00Z</dcterms:modified>
</cp:coreProperties>
</file>